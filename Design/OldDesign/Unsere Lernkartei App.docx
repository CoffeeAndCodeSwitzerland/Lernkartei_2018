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C40" w:rsidRPr="00FC1E1D" w:rsidRDefault="009624F9">
      <w:pPr>
        <w:rPr>
          <w:sz w:val="44"/>
        </w:rPr>
      </w:pPr>
      <w:r w:rsidRPr="00FC1E1D">
        <w:rPr>
          <w:sz w:val="44"/>
        </w:rPr>
        <w:t>Unsere Lernkartei App</w:t>
      </w:r>
    </w:p>
    <w:p w:rsidR="009624F9" w:rsidRDefault="009624F9"/>
    <w:p w:rsidR="009624F9" w:rsidRPr="0003591B" w:rsidRDefault="009624F9">
      <w:r w:rsidRPr="0003591B">
        <w:t>Soll:</w:t>
      </w:r>
    </w:p>
    <w:p w:rsidR="009624F9" w:rsidRDefault="009624F9" w:rsidP="009624F9">
      <w:pPr>
        <w:pStyle w:val="Listenabsatz"/>
        <w:numPr>
          <w:ilvl w:val="0"/>
          <w:numId w:val="1"/>
        </w:numPr>
      </w:pPr>
      <w:r>
        <w:t>Texteingabe auf Karteikärtchen</w:t>
      </w:r>
      <w:ins w:id="0" w:author="WISS" w:date="2016-03-31T09:47:00Z">
        <w:r w:rsidR="00987D9C">
          <w:t xml:space="preserve"> ermöglichen</w:t>
        </w:r>
      </w:ins>
    </w:p>
    <w:p w:rsidR="009624F9" w:rsidRDefault="009624F9" w:rsidP="009624F9">
      <w:pPr>
        <w:pStyle w:val="Listenabsatz"/>
        <w:numPr>
          <w:ilvl w:val="0"/>
          <w:numId w:val="1"/>
        </w:numPr>
      </w:pPr>
      <w:r>
        <w:t>Text formatieren</w:t>
      </w:r>
      <w:ins w:id="1" w:author="WISS" w:date="2016-03-31T09:47:00Z">
        <w:r w:rsidR="00987D9C">
          <w:t xml:space="preserve">, </w:t>
        </w:r>
      </w:ins>
      <w:r>
        <w:t xml:space="preserve"> </w:t>
      </w:r>
      <w:del w:id="2" w:author="WISS" w:date="2016-03-31T09:47:00Z">
        <w:r w:rsidDel="00987D9C">
          <w:delText>(Um</w:delText>
        </w:r>
      </w:del>
      <w:r>
        <w:t xml:space="preserve">färben oder </w:t>
      </w:r>
      <w:del w:id="3" w:author="WISS" w:date="2016-03-31T09:48:00Z">
        <w:r w:rsidDel="00987D9C">
          <w:delText>anleuchten</w:delText>
        </w:r>
      </w:del>
      <w:del w:id="4" w:author="WISS" w:date="2016-03-31T09:47:00Z">
        <w:r w:rsidDel="00987D9C">
          <w:delText>)</w:delText>
        </w:r>
      </w:del>
      <w:ins w:id="5" w:author="WISS" w:date="2016-03-31T09:48:00Z">
        <w:r w:rsidR="00987D9C">
          <w:t>markieren</w:t>
        </w:r>
      </w:ins>
    </w:p>
    <w:p w:rsidR="009624F9" w:rsidRDefault="00054638" w:rsidP="009624F9">
      <w:pPr>
        <w:pStyle w:val="Listenabsatz"/>
        <w:numPr>
          <w:ilvl w:val="0"/>
          <w:numId w:val="1"/>
        </w:numPr>
      </w:pPr>
      <w:del w:id="6" w:author="WISS" w:date="2016-03-31T09:48:00Z">
        <w:r w:rsidDel="00987D9C">
          <w:delText xml:space="preserve">Selbst </w:delText>
        </w:r>
      </w:del>
      <w:ins w:id="7" w:author="WISS" w:date="2016-03-31T09:48:00Z">
        <w:r w:rsidR="00987D9C">
          <w:t>Das</w:t>
        </w:r>
        <w:r w:rsidR="00987D9C">
          <w:t xml:space="preserve"> </w:t>
        </w:r>
        <w:r w:rsidR="00987D9C">
          <w:t xml:space="preserve">Einfügen eigener </w:t>
        </w:r>
      </w:ins>
      <w:r>
        <w:t xml:space="preserve">Karteikarten </w:t>
      </w:r>
      <w:del w:id="8" w:author="WISS" w:date="2016-03-31T09:48:00Z">
        <w:r w:rsidDel="00987D9C">
          <w:delText>hinzufügen</w:delText>
        </w:r>
      </w:del>
      <w:ins w:id="9" w:author="WISS" w:date="2016-03-31T09:48:00Z">
        <w:r w:rsidR="00987D9C">
          <w:t>ermöglichen</w:t>
        </w:r>
      </w:ins>
    </w:p>
    <w:p w:rsidR="004D0435" w:rsidRDefault="00987D9C" w:rsidP="009624F9">
      <w:pPr>
        <w:pStyle w:val="Listenabsatz"/>
        <w:numPr>
          <w:ilvl w:val="0"/>
          <w:numId w:val="1"/>
        </w:numPr>
      </w:pPr>
      <w:ins w:id="10" w:author="WISS" w:date="2016-03-31T09:48:00Z">
        <w:r>
          <w:t xml:space="preserve">Bestehende </w:t>
        </w:r>
      </w:ins>
      <w:r w:rsidR="004D0435">
        <w:t>Kärtchen anpassen</w:t>
      </w:r>
      <w:ins w:id="11" w:author="WISS" w:date="2016-03-31T09:48:00Z">
        <w:r>
          <w:t xml:space="preserve"> und klonen</w:t>
        </w:r>
      </w:ins>
    </w:p>
    <w:p w:rsidR="009624F9" w:rsidRDefault="009624F9" w:rsidP="00054638">
      <w:pPr>
        <w:pStyle w:val="Listenabsatz"/>
      </w:pPr>
    </w:p>
    <w:p w:rsidR="00472578" w:rsidRPr="0003591B" w:rsidRDefault="00472578" w:rsidP="00472578">
      <w:r w:rsidRPr="0003591B">
        <w:t>Kann:</w:t>
      </w:r>
    </w:p>
    <w:p w:rsidR="00472578" w:rsidRDefault="00472578" w:rsidP="00472578">
      <w:pPr>
        <w:pStyle w:val="Listenabsatz"/>
        <w:numPr>
          <w:ilvl w:val="0"/>
          <w:numId w:val="1"/>
        </w:numPr>
      </w:pPr>
      <w:r>
        <w:t xml:space="preserve">Bilder </w:t>
      </w:r>
      <w:ins w:id="12" w:author="WISS" w:date="2016-03-31T09:49:00Z">
        <w:r w:rsidR="00987D9C">
          <w:t xml:space="preserve">und Animationen </w:t>
        </w:r>
      </w:ins>
      <w:r>
        <w:t xml:space="preserve">einfügen </w:t>
      </w:r>
      <w:del w:id="13" w:author="WISS" w:date="2016-03-31T09:49:00Z">
        <w:r w:rsidDel="00987D9C">
          <w:delText xml:space="preserve">anstatt </w:delText>
        </w:r>
      </w:del>
      <w:ins w:id="14" w:author="WISS" w:date="2016-03-31T09:49:00Z">
        <w:r w:rsidR="00987D9C">
          <w:t>zum</w:t>
        </w:r>
        <w:r w:rsidR="00987D9C">
          <w:t xml:space="preserve"> </w:t>
        </w:r>
      </w:ins>
      <w:del w:id="15" w:author="WISS" w:date="2016-03-31T09:49:00Z">
        <w:r w:rsidDel="00987D9C">
          <w:delText xml:space="preserve">von </w:delText>
        </w:r>
      </w:del>
      <w:r>
        <w:t>Text</w:t>
      </w:r>
    </w:p>
    <w:p w:rsidR="00472578" w:rsidRDefault="00472578" w:rsidP="00B87C6E">
      <w:pPr>
        <w:pStyle w:val="Listenabsatz"/>
        <w:numPr>
          <w:ilvl w:val="0"/>
          <w:numId w:val="1"/>
        </w:numPr>
      </w:pPr>
      <w:r>
        <w:t>Klang und Ton</w:t>
      </w:r>
      <w:ins w:id="16" w:author="WISS" w:date="2016-03-31T09:49:00Z">
        <w:r w:rsidR="00987D9C">
          <w:t xml:space="preserve"> den Karten hinzufügen</w:t>
        </w:r>
      </w:ins>
    </w:p>
    <w:p w:rsidR="00C57BC4" w:rsidRDefault="00C57BC4" w:rsidP="00054638">
      <w:pPr>
        <w:pStyle w:val="Listenabsatz"/>
      </w:pPr>
    </w:p>
    <w:p w:rsidR="00C57BC4" w:rsidRDefault="00C57BC4" w:rsidP="00054638">
      <w:pPr>
        <w:pStyle w:val="Listenabsatz"/>
      </w:pPr>
    </w:p>
    <w:p w:rsidR="00C57BC4" w:rsidRDefault="00BD2544" w:rsidP="00054638">
      <w:pPr>
        <w:pStyle w:val="Listenabsatz"/>
      </w:pPr>
      <w:r>
        <w:t xml:space="preserve">Grundprinzip </w:t>
      </w:r>
      <w:ins w:id="17" w:author="WISS" w:date="2016-03-31T09:50:00Z">
        <w:r w:rsidR="00987D9C">
          <w:t xml:space="preserve">der Lernkarte </w:t>
        </w:r>
      </w:ins>
      <w:del w:id="18" w:author="WISS" w:date="2016-03-31T09:50:00Z">
        <w:r w:rsidDel="00987D9C">
          <w:delText>von früher</w:delText>
        </w:r>
      </w:del>
      <w:ins w:id="19" w:author="WISS" w:date="2016-03-31T09:50:00Z">
        <w:r w:rsidR="00987D9C">
          <w:t xml:space="preserve">auf dem Papier, sieht zum Bsp. </w:t>
        </w:r>
      </w:ins>
      <w:ins w:id="20" w:author="WISS" w:date="2016-03-31T09:51:00Z">
        <w:r w:rsidR="00987D9C">
          <w:t>(E/D Vokabular)</w:t>
        </w:r>
        <w:r w:rsidR="00987D9C">
          <w:t xml:space="preserve"> </w:t>
        </w:r>
      </w:ins>
      <w:ins w:id="21" w:author="WISS" w:date="2016-03-31T09:50:00Z">
        <w:r w:rsidR="00987D9C">
          <w:t>wie folgt aus</w:t>
        </w:r>
      </w:ins>
      <w:r>
        <w:t>:</w:t>
      </w:r>
    </w:p>
    <w:p w:rsidR="009624F9" w:rsidRDefault="00FC5190">
      <w:r>
        <w:rPr>
          <w:noProof/>
          <w:lang w:eastAsia="de-CH"/>
        </w:rPr>
        <mc:AlternateContent>
          <mc:Choice Requires="wpg">
            <w:drawing>
              <wp:anchor distT="0" distB="0" distL="114300" distR="114300" simplePos="0" relativeHeight="251640832" behindDoc="0" locked="0" layoutInCell="1" allowOverlap="1" wp14:anchorId="01BC2611" wp14:editId="2A0CFBF8">
                <wp:simplePos x="0" y="0"/>
                <wp:positionH relativeFrom="column">
                  <wp:posOffset>3161665</wp:posOffset>
                </wp:positionH>
                <wp:positionV relativeFrom="paragraph">
                  <wp:posOffset>174625</wp:posOffset>
                </wp:positionV>
                <wp:extent cx="3054985" cy="2165985"/>
                <wp:effectExtent l="0" t="0" r="0" b="5715"/>
                <wp:wrapNone/>
                <wp:docPr id="4" name="Gruppieren 4"/>
                <wp:cNvGraphicFramePr/>
                <a:graphic xmlns:a="http://schemas.openxmlformats.org/drawingml/2006/main">
                  <a:graphicData uri="http://schemas.microsoft.com/office/word/2010/wordprocessingGroup">
                    <wpg:wgp>
                      <wpg:cNvGrpSpPr/>
                      <wpg:grpSpPr>
                        <a:xfrm>
                          <a:off x="0" y="0"/>
                          <a:ext cx="3054985" cy="2165985"/>
                          <a:chOff x="0" y="0"/>
                          <a:chExt cx="3054985" cy="2165985"/>
                        </a:xfrm>
                      </wpg:grpSpPr>
                      <pic:pic xmlns:pic="http://schemas.openxmlformats.org/drawingml/2006/picture">
                        <pic:nvPicPr>
                          <pic:cNvPr id="5" name="Grafik 5" descr="http://www.beiz.de/images/thumbnail/produkte/xlarge/brunnen/Karteikarten/Karteikarte_liniert.jpg"/>
                          <pic:cNvPicPr>
                            <a:picLocks noChangeAspect="1"/>
                          </pic:cNvPicPr>
                        </pic:nvPicPr>
                        <pic:blipFill rotWithShape="1">
                          <a:blip r:embed="rId6">
                            <a:extLst>
                              <a:ext uri="{28A0092B-C50C-407E-A947-70E740481C1C}">
                                <a14:useLocalDpi xmlns:a14="http://schemas.microsoft.com/office/drawing/2010/main" val="0"/>
                              </a:ext>
                            </a:extLst>
                          </a:blip>
                          <a:srcRect l="794" t="15741" r="1455" b="14947"/>
                          <a:stretch/>
                        </pic:blipFill>
                        <pic:spPr bwMode="auto">
                          <a:xfrm>
                            <a:off x="0" y="0"/>
                            <a:ext cx="3054985" cy="2165985"/>
                          </a:xfrm>
                          <a:prstGeom prst="rect">
                            <a:avLst/>
                          </a:prstGeom>
                          <a:noFill/>
                          <a:ln>
                            <a:noFill/>
                          </a:ln>
                          <a:extLst>
                            <a:ext uri="{53640926-AAD7-44D8-BBD7-CCE9431645EC}">
                              <a14:shadowObscured xmlns:a14="http://schemas.microsoft.com/office/drawing/2010/main"/>
                            </a:ext>
                          </a:extLst>
                        </pic:spPr>
                      </pic:pic>
                      <wps:wsp>
                        <wps:cNvPr id="6" name="Textfeld 6"/>
                        <wps:cNvSpPr txBox="1"/>
                        <wps:spPr>
                          <a:xfrm>
                            <a:off x="891540" y="784860"/>
                            <a:ext cx="130302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24F9" w:rsidRPr="009624F9" w:rsidRDefault="009624F9" w:rsidP="009624F9">
                              <w:pPr>
                                <w:jc w:val="center"/>
                                <w:rPr>
                                  <w:sz w:val="52"/>
                                  <w:lang w:val="en-GB"/>
                                </w:rPr>
                              </w:pPr>
                              <w:r w:rsidRPr="001141D4">
                                <w:rPr>
                                  <w:sz w:val="52"/>
                                  <w:highlight w:val="yellow"/>
                                  <w:lang w:val="en-GB"/>
                                </w:rPr>
                                <w:t>Umwelt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C2611" id="Gruppieren 4" o:spid="_x0000_s1026" style="position:absolute;margin-left:248.95pt;margin-top:13.75pt;width:240.55pt;height:170.55pt;z-index:251640832" coordsize="30549,21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alt="http://www.beiz.de/images/thumbnail/produkte/xlarge/brunnen/Karteikarten/Karteikarte_liniert.jpg" style="position:absolute;width:30549;height:21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BlyDCAAAA2gAAAA8AAABkcnMvZG93bnJldi54bWxEj0GLwjAUhO8L/ofwBG9r6souUo1SBFcP&#10;HlwVvT6aZ1tsXkITtfrrN4LgcZiZb5jJrDW1uFLjK8sKBv0EBHFudcWFgv1u8TkC4QOyxtoyKbiT&#10;h9m08zHBVNsb/9F1GwoRIexTVFCG4FIpfV6SQd+3jjh6J9sYDFE2hdQN3iLc1PIrSX6kwYrjQomO&#10;5iXl5+3FKKDjEPfZZv07OCwydG4pN7uHVKrXbbMxiEBteIdf7ZVW8A3PK/EGyO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gZcgwgAAANoAAAAPAAAAAAAAAAAAAAAAAJ8C&#10;AABkcnMvZG93bnJldi54bWxQSwUGAAAAAAQABAD3AAAAjgMAAAAA&#10;">
                  <v:imagedata r:id="rId7" o:title="Karteikarte_liniert" croptop="10316f" cropbottom="9796f" cropleft="520f" cropright="954f"/>
                  <v:path arrowok="t"/>
                </v:shape>
                <v:shapetype id="_x0000_t202" coordsize="21600,21600" o:spt="202" path="m,l,21600r21600,l21600,xe">
                  <v:stroke joinstyle="miter"/>
                  <v:path gradientshapeok="t" o:connecttype="rect"/>
                </v:shapetype>
                <v:shape id="Textfeld 6" o:spid="_x0000_s1028" type="#_x0000_t202" style="position:absolute;left:8915;top:7848;width:1303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9624F9" w:rsidRPr="009624F9" w:rsidRDefault="009624F9" w:rsidP="009624F9">
                        <w:pPr>
                          <w:jc w:val="center"/>
                          <w:rPr>
                            <w:sz w:val="52"/>
                            <w:lang w:val="en-GB"/>
                          </w:rPr>
                        </w:pPr>
                        <w:r w:rsidRPr="001141D4">
                          <w:rPr>
                            <w:sz w:val="52"/>
                            <w:highlight w:val="yellow"/>
                            <w:lang w:val="en-GB"/>
                          </w:rPr>
                          <w:t>Umwelt</w:t>
                        </w:r>
                      </w:p>
                    </w:txbxContent>
                  </v:textbox>
                </v:shape>
              </v:group>
            </w:pict>
          </mc:Fallback>
        </mc:AlternateContent>
      </w:r>
      <w:r>
        <w:rPr>
          <w:noProof/>
          <w:lang w:eastAsia="de-CH"/>
        </w:rPr>
        <mc:AlternateContent>
          <mc:Choice Requires="wpg">
            <w:drawing>
              <wp:anchor distT="0" distB="0" distL="114300" distR="114300" simplePos="0" relativeHeight="251638784" behindDoc="0" locked="0" layoutInCell="1" allowOverlap="1" wp14:anchorId="1FD179E5" wp14:editId="423E1C22">
                <wp:simplePos x="0" y="0"/>
                <wp:positionH relativeFrom="column">
                  <wp:posOffset>-38735</wp:posOffset>
                </wp:positionH>
                <wp:positionV relativeFrom="paragraph">
                  <wp:posOffset>174625</wp:posOffset>
                </wp:positionV>
                <wp:extent cx="3054985" cy="2165985"/>
                <wp:effectExtent l="0" t="0" r="0" b="5715"/>
                <wp:wrapNone/>
                <wp:docPr id="3" name="Gruppieren 3"/>
                <wp:cNvGraphicFramePr/>
                <a:graphic xmlns:a="http://schemas.openxmlformats.org/drawingml/2006/main">
                  <a:graphicData uri="http://schemas.microsoft.com/office/word/2010/wordprocessingGroup">
                    <wpg:wgp>
                      <wpg:cNvGrpSpPr/>
                      <wpg:grpSpPr>
                        <a:xfrm>
                          <a:off x="0" y="0"/>
                          <a:ext cx="3054985" cy="2165985"/>
                          <a:chOff x="0" y="0"/>
                          <a:chExt cx="3054985" cy="2165985"/>
                        </a:xfrm>
                      </wpg:grpSpPr>
                      <pic:pic xmlns:pic="http://schemas.openxmlformats.org/drawingml/2006/picture">
                        <pic:nvPicPr>
                          <pic:cNvPr id="1" name="Grafik 1" descr="http://www.beiz.de/images/thumbnail/produkte/xlarge/brunnen/Karteikarten/Karteikarte_liniert.jpg"/>
                          <pic:cNvPicPr>
                            <a:picLocks noChangeAspect="1"/>
                          </pic:cNvPicPr>
                        </pic:nvPicPr>
                        <pic:blipFill rotWithShape="1">
                          <a:blip r:embed="rId6">
                            <a:extLst>
                              <a:ext uri="{28A0092B-C50C-407E-A947-70E740481C1C}">
                                <a14:useLocalDpi xmlns:a14="http://schemas.microsoft.com/office/drawing/2010/main" val="0"/>
                              </a:ext>
                            </a:extLst>
                          </a:blip>
                          <a:srcRect l="794" t="15741" r="1455" b="14947"/>
                          <a:stretch/>
                        </pic:blipFill>
                        <pic:spPr bwMode="auto">
                          <a:xfrm>
                            <a:off x="0" y="0"/>
                            <a:ext cx="3054985" cy="2165985"/>
                          </a:xfrm>
                          <a:prstGeom prst="rect">
                            <a:avLst/>
                          </a:prstGeom>
                          <a:noFill/>
                          <a:ln>
                            <a:noFill/>
                          </a:ln>
                          <a:extLst>
                            <a:ext uri="{53640926-AAD7-44D8-BBD7-CCE9431645EC}">
                              <a14:shadowObscured xmlns:a14="http://schemas.microsoft.com/office/drawing/2010/main"/>
                            </a:ext>
                          </a:extLst>
                        </pic:spPr>
                      </pic:pic>
                      <wps:wsp>
                        <wps:cNvPr id="2" name="Textfeld 2"/>
                        <wps:cNvSpPr txBox="1"/>
                        <wps:spPr>
                          <a:xfrm>
                            <a:off x="594360" y="784860"/>
                            <a:ext cx="200406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24F9" w:rsidRPr="009624F9" w:rsidRDefault="009624F9">
                              <w:pPr>
                                <w:rPr>
                                  <w:sz w:val="52"/>
                                  <w:lang w:val="en-GB"/>
                                </w:rPr>
                              </w:pPr>
                              <w:r w:rsidRPr="00054638">
                                <w:rPr>
                                  <w:sz w:val="52"/>
                                  <w:highlight w:val="yellow"/>
                                  <w:lang w:val="en-GB"/>
                                </w:rP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D179E5" id="Gruppieren 3" o:spid="_x0000_s1029" style="position:absolute;margin-left:-3.05pt;margin-top:13.75pt;width:240.55pt;height:170.55pt;z-index:251638784" coordsize="30549,21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">
                <v:shape id="Grafik 1" o:spid="_x0000_s1030" type="#_x0000_t75" alt="http://www.beiz.de/images/thumbnail/produkte/xlarge/brunnen/Karteikarten/Karteikarte_liniert.jpg" style="position:absolute;width:30549;height:21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6kSPBAAAA2gAAAA8AAABkcnMvZG93bnJldi54bWxET01rwkAQvRf8D8sI3upGC6WkrhIKag8e&#10;0kTa65CdJqHZ2SW7muiv7wYKPQ2P9zmb3Wg6caXet5YVrJYJCOLK6pZrBedy//gCwgdkjZ1lUnAj&#10;D7vt7GGDqbYDf9C1CLWIIexTVNCE4FIpfdWQQb+0jjhy37Y3GCLsa6l7HGK46eQ6SZ6lwZZjQ4OO&#10;3hqqfoqLUUBfT3jO8tNh9bnP0LmjzMu7VGoxH7NXEIHG8C/+c7/rOB+mV6Yr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26kSPBAAAA2gAAAA8AAAAAAAAAAAAAAAAAnwIA&#10;AGRycy9kb3ducmV2LnhtbFBLBQYAAAAABAAEAPcAAACNAwAAAAA=&#10;">
                  <v:imagedata r:id="rId7" o:title="Karteikarte_liniert" croptop="10316f" cropbottom="9796f" cropleft="520f" cropright="954f"/>
                  <v:path arrowok="t"/>
                </v:shape>
                <v:shape id="Textfeld 2" o:spid="_x0000_s1031" type="#_x0000_t202" style="position:absolute;left:5943;top:7848;width:2004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9624F9" w:rsidRPr="009624F9" w:rsidRDefault="009624F9">
                        <w:pPr>
                          <w:rPr>
                            <w:sz w:val="52"/>
                            <w:lang w:val="en-GB"/>
                          </w:rPr>
                        </w:pPr>
                        <w:r w:rsidRPr="00054638">
                          <w:rPr>
                            <w:sz w:val="52"/>
                            <w:highlight w:val="yellow"/>
                            <w:lang w:val="en-GB"/>
                          </w:rPr>
                          <w:t>Environment</w:t>
                        </w:r>
                      </w:p>
                    </w:txbxContent>
                  </v:textbox>
                </v:shape>
              </v:group>
            </w:pict>
          </mc:Fallback>
        </mc:AlternateContent>
      </w:r>
    </w:p>
    <w:p w:rsidR="009624F9" w:rsidRDefault="009624F9"/>
    <w:p w:rsidR="009624F9" w:rsidRDefault="009624F9"/>
    <w:p w:rsidR="009624F9" w:rsidRDefault="009624F9"/>
    <w:p w:rsidR="009624F9" w:rsidRDefault="009624F9"/>
    <w:p w:rsidR="009624F9" w:rsidRDefault="009624F9"/>
    <w:p w:rsidR="009624F9" w:rsidRDefault="009624F9"/>
    <w:p w:rsidR="009624F9" w:rsidRDefault="009624F9"/>
    <w:p w:rsidR="009624F9" w:rsidRDefault="00472578">
      <w:r>
        <w:br w:type="page"/>
      </w:r>
    </w:p>
    <w:p w:rsidR="0009721D" w:rsidRPr="000B2EA2" w:rsidRDefault="0009721D" w:rsidP="0009721D">
      <w:pPr>
        <w:rPr>
          <w:sz w:val="40"/>
        </w:rPr>
      </w:pPr>
    </w:p>
    <w:p w:rsidR="000B2EA2" w:rsidRPr="00E7121E" w:rsidRDefault="00987D9C" w:rsidP="000B2EA2">
      <w:pPr>
        <w:rPr>
          <w:sz w:val="44"/>
        </w:rPr>
      </w:pPr>
      <w:ins w:id="22" w:author="WISS" w:date="2016-03-31T09:51:00Z">
        <w:r>
          <w:rPr>
            <w:sz w:val="44"/>
          </w:rPr>
          <w:t>Start-</w:t>
        </w:r>
      </w:ins>
      <w:r w:rsidR="000B2EA2" w:rsidRPr="00E7121E">
        <w:rPr>
          <w:sz w:val="44"/>
        </w:rPr>
        <w:t>Menü</w:t>
      </w:r>
    </w:p>
    <w:p w:rsidR="0009721D" w:rsidRDefault="004C71FC" w:rsidP="000B2EA2">
      <w:r w:rsidRPr="000B2EA2">
        <w:rPr>
          <w:noProof/>
          <w:lang w:eastAsia="de-CH"/>
        </w:rPr>
        <mc:AlternateContent>
          <mc:Choice Requires="wps">
            <w:drawing>
              <wp:anchor distT="0" distB="0" distL="114300" distR="114300" simplePos="0" relativeHeight="251637759" behindDoc="0" locked="0" layoutInCell="1" allowOverlap="1" wp14:anchorId="6EE594AC" wp14:editId="78857F98">
                <wp:simplePos x="0" y="0"/>
                <wp:positionH relativeFrom="column">
                  <wp:posOffset>1805305</wp:posOffset>
                </wp:positionH>
                <wp:positionV relativeFrom="paragraph">
                  <wp:posOffset>899160</wp:posOffset>
                </wp:positionV>
                <wp:extent cx="2120900" cy="3797300"/>
                <wp:effectExtent l="0" t="0" r="12700" b="12700"/>
                <wp:wrapNone/>
                <wp:docPr id="1042" name="Abgerundetes Rechteck 3"/>
                <wp:cNvGraphicFramePr/>
                <a:graphic xmlns:a="http://schemas.openxmlformats.org/drawingml/2006/main">
                  <a:graphicData uri="http://schemas.microsoft.com/office/word/2010/wordprocessingShape">
                    <wps:wsp>
                      <wps:cNvSpPr/>
                      <wps:spPr>
                        <a:xfrm>
                          <a:off x="0" y="0"/>
                          <a:ext cx="2120900" cy="3797300"/>
                        </a:xfrm>
                        <a:prstGeom prst="roundRect">
                          <a:avLst>
                            <a:gd name="adj" fmla="val 3764"/>
                          </a:avLst>
                        </a:prstGeom>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9655072" id="Abgerundetes Rechteck 3" o:spid="_x0000_s1026" style="position:absolute;margin-left:142.15pt;margin-top:70.8pt;width:167pt;height:299pt;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" fillcolor="white [3201]" strokecolor="black [3200]" strokeweight="1pt">
                <v:stroke joinstyle="miter"/>
              </v:roundrect>
            </w:pict>
          </mc:Fallback>
        </mc:AlternateContent>
      </w:r>
      <w:r w:rsidR="00370E4F" w:rsidRPr="000B2EA2">
        <w:rPr>
          <w:noProof/>
          <w:lang w:eastAsia="de-CH"/>
        </w:rPr>
        <mc:AlternateContent>
          <mc:Choice Requires="wps">
            <w:drawing>
              <wp:anchor distT="0" distB="0" distL="114300" distR="114300" simplePos="0" relativeHeight="251707392" behindDoc="0" locked="0" layoutInCell="1" allowOverlap="1" wp14:anchorId="3564E40C" wp14:editId="7A8D73C0">
                <wp:simplePos x="0" y="0"/>
                <wp:positionH relativeFrom="column">
                  <wp:posOffset>1915795</wp:posOffset>
                </wp:positionH>
                <wp:positionV relativeFrom="paragraph">
                  <wp:posOffset>1040765</wp:posOffset>
                </wp:positionV>
                <wp:extent cx="1904365" cy="641985"/>
                <wp:effectExtent l="0" t="0" r="19685" b="24765"/>
                <wp:wrapNone/>
                <wp:docPr id="1036" name="Abgerundetes Rechteck 4"/>
                <wp:cNvGraphicFramePr/>
                <a:graphic xmlns:a="http://schemas.openxmlformats.org/drawingml/2006/main">
                  <a:graphicData uri="http://schemas.microsoft.com/office/word/2010/wordprocessingShape">
                    <wps:wsp>
                      <wps:cNvSpPr/>
                      <wps:spPr>
                        <a:xfrm>
                          <a:off x="0" y="0"/>
                          <a:ext cx="1904365" cy="641985"/>
                        </a:xfrm>
                        <a:prstGeom prst="roundRect">
                          <a:avLst/>
                        </a:prstGeom>
                        <a:solidFill>
                          <a:schemeClr val="accent6">
                            <a:lumMod val="40000"/>
                            <a:lumOff val="60000"/>
                          </a:schemeClr>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rsidR="000B2EA2" w:rsidRPr="00B705D4" w:rsidRDefault="00735E41" w:rsidP="00735E41">
                            <w:pPr>
                              <w:pStyle w:val="StandardWeb"/>
                              <w:spacing w:before="0" w:beforeAutospacing="0" w:after="0" w:afterAutospacing="0"/>
                              <w:rPr>
                                <w:rFonts w:ascii="Comic Sans MS" w:hAnsi="Comic Sans MS"/>
                                <w:sz w:val="28"/>
                                <w:szCs w:val="18"/>
                              </w:rPr>
                            </w:pPr>
                            <w:r w:rsidRPr="00B705D4">
                              <w:rPr>
                                <w:rFonts w:ascii="Comic Sans MS" w:hAnsi="Comic Sans MS" w:cstheme="minorBidi"/>
                                <w:kern w:val="24"/>
                                <w:sz w:val="28"/>
                                <w:szCs w:val="18"/>
                              </w:rPr>
                              <w:t>Kartei</w:t>
                            </w:r>
                            <w:r w:rsidR="000B2EA2" w:rsidRPr="00B705D4">
                              <w:rPr>
                                <w:rFonts w:ascii="Comic Sans MS" w:hAnsi="Comic Sans MS" w:cstheme="minorBidi"/>
                                <w:kern w:val="24"/>
                                <w:sz w:val="28"/>
                                <w:szCs w:val="18"/>
                              </w:rPr>
                              <w:t xml:space="preserve"> App </w:t>
                            </w:r>
                            <w:r w:rsidRPr="00B705D4">
                              <w:rPr>
                                <w:rFonts w:ascii="Comic Sans MS" w:hAnsi="Comic Sans MS" w:cstheme="minorBidi"/>
                                <w:kern w:val="24"/>
                                <w:sz w:val="28"/>
                                <w:szCs w:val="18"/>
                              </w:rPr>
                              <w:t>von</w:t>
                            </w:r>
                            <w:r w:rsidR="000B2EA2" w:rsidRPr="00B705D4">
                              <w:rPr>
                                <w:rFonts w:ascii="Comic Sans MS" w:hAnsi="Comic Sans MS" w:cstheme="minorBidi"/>
                                <w:kern w:val="24"/>
                                <w:sz w:val="28"/>
                                <w:szCs w:val="18"/>
                              </w:rPr>
                              <w:t xml:space="preserve"> Rook Studios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564E40C" id="Abgerundetes Rechteck 4" o:spid="_x0000_s1032" style="position:absolute;margin-left:150.85pt;margin-top:81.95pt;width:149.95pt;height:5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" fillcolor="#c5e0b3 [1305]" strokecolor="black [3213]" strokeweight="1pt">
                <v:stroke joinstyle="miter"/>
                <v:textbox>
                  <w:txbxContent>
                    <w:p w:rsidR="000B2EA2" w:rsidRPr="00B705D4" w:rsidRDefault="00735E41" w:rsidP="00735E41">
                      <w:pPr>
                        <w:pStyle w:val="StandardWeb"/>
                        <w:spacing w:before="0" w:beforeAutospacing="0" w:after="0" w:afterAutospacing="0"/>
                        <w:rPr>
                          <w:rFonts w:ascii="Comic Sans MS" w:hAnsi="Comic Sans MS"/>
                          <w:sz w:val="28"/>
                          <w:szCs w:val="18"/>
                        </w:rPr>
                      </w:pPr>
                      <w:r w:rsidRPr="00B705D4">
                        <w:rPr>
                          <w:rFonts w:ascii="Comic Sans MS" w:hAnsi="Comic Sans MS" w:cstheme="minorBidi"/>
                          <w:kern w:val="24"/>
                          <w:sz w:val="28"/>
                          <w:szCs w:val="18"/>
                        </w:rPr>
                        <w:t>Kartei</w:t>
                      </w:r>
                      <w:r w:rsidR="000B2EA2" w:rsidRPr="00B705D4">
                        <w:rPr>
                          <w:rFonts w:ascii="Comic Sans MS" w:hAnsi="Comic Sans MS" w:cstheme="minorBidi"/>
                          <w:kern w:val="24"/>
                          <w:sz w:val="28"/>
                          <w:szCs w:val="18"/>
                        </w:rPr>
                        <w:t xml:space="preserve"> App </w:t>
                      </w:r>
                      <w:r w:rsidRPr="00B705D4">
                        <w:rPr>
                          <w:rFonts w:ascii="Comic Sans MS" w:hAnsi="Comic Sans MS" w:cstheme="minorBidi"/>
                          <w:kern w:val="24"/>
                          <w:sz w:val="28"/>
                          <w:szCs w:val="18"/>
                        </w:rPr>
                        <w:t>von</w:t>
                      </w:r>
                      <w:r w:rsidR="000B2EA2" w:rsidRPr="00B705D4">
                        <w:rPr>
                          <w:rFonts w:ascii="Comic Sans MS" w:hAnsi="Comic Sans MS" w:cstheme="minorBidi"/>
                          <w:kern w:val="24"/>
                          <w:sz w:val="28"/>
                          <w:szCs w:val="18"/>
                        </w:rPr>
                        <w:t xml:space="preserve"> Rook Studios</w:t>
                      </w:r>
                    </w:p>
                  </w:txbxContent>
                </v:textbox>
              </v:roundrect>
            </w:pict>
          </mc:Fallback>
        </mc:AlternateContent>
      </w:r>
      <w:r w:rsidR="00103A71" w:rsidRPr="00D01CC0">
        <w:rPr>
          <w:noProof/>
          <w:lang w:eastAsia="de-CH"/>
        </w:rPr>
        <mc:AlternateContent>
          <mc:Choice Requires="wpg">
            <w:drawing>
              <wp:anchor distT="0" distB="0" distL="114300" distR="114300" simplePos="0" relativeHeight="251714560" behindDoc="0" locked="0" layoutInCell="1" allowOverlap="1" wp14:anchorId="1F9E9353" wp14:editId="21869352">
                <wp:simplePos x="0" y="0"/>
                <wp:positionH relativeFrom="column">
                  <wp:posOffset>3351530</wp:posOffset>
                </wp:positionH>
                <wp:positionV relativeFrom="paragraph">
                  <wp:posOffset>1156335</wp:posOffset>
                </wp:positionV>
                <wp:extent cx="392430" cy="392430"/>
                <wp:effectExtent l="0" t="0" r="26670" b="26670"/>
                <wp:wrapNone/>
                <wp:docPr id="1087" name="Gruppieren 4"/>
                <wp:cNvGraphicFramePr/>
                <a:graphic xmlns:a="http://schemas.openxmlformats.org/drawingml/2006/main">
                  <a:graphicData uri="http://schemas.microsoft.com/office/word/2010/wordprocessingGroup">
                    <wpg:wgp>
                      <wpg:cNvGrpSpPr/>
                      <wpg:grpSpPr>
                        <a:xfrm>
                          <a:off x="0" y="0"/>
                          <a:ext cx="392430" cy="392430"/>
                          <a:chOff x="0" y="0"/>
                          <a:chExt cx="2230352" cy="2230352"/>
                        </a:xfrm>
                      </wpg:grpSpPr>
                      <wpg:grpSp>
                        <wpg:cNvPr id="1088" name="Gruppieren 1088"/>
                        <wpg:cNvGrpSpPr/>
                        <wpg:grpSpPr>
                          <a:xfrm>
                            <a:off x="0" y="0"/>
                            <a:ext cx="2230352" cy="2230352"/>
                            <a:chOff x="0" y="0"/>
                            <a:chExt cx="10218820" cy="10218820"/>
                          </a:xfrm>
                        </wpg:grpSpPr>
                        <wps:wsp>
                          <wps:cNvPr id="1089" name="Ellipse 1089"/>
                          <wps:cNvSpPr/>
                          <wps:spPr>
                            <a:xfrm>
                              <a:off x="0" y="0"/>
                              <a:ext cx="10218820" cy="10218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090" name="Freihandform 1090"/>
                          <wps:cNvSpPr/>
                          <wps:spPr>
                            <a:xfrm>
                              <a:off x="1347404" y="1119155"/>
                              <a:ext cx="7996565" cy="7262694"/>
                            </a:xfrm>
                            <a:custGeom>
                              <a:avLst/>
                              <a:gdLst>
                                <a:gd name="connsiteX0" fmla="*/ 101993 w 7996565"/>
                                <a:gd name="connsiteY0" fmla="*/ 7210273 h 7262694"/>
                                <a:gd name="connsiteX1" fmla="*/ 25793 w 7996565"/>
                                <a:gd name="connsiteY1" fmla="*/ 6783553 h 7262694"/>
                                <a:gd name="connsiteX2" fmla="*/ 467753 w 7996565"/>
                                <a:gd name="connsiteY2" fmla="*/ 5701513 h 7262694"/>
                                <a:gd name="connsiteX3" fmla="*/ 1046873 w 7996565"/>
                                <a:gd name="connsiteY3" fmla="*/ 4695673 h 7262694"/>
                                <a:gd name="connsiteX4" fmla="*/ 1504073 w 7996565"/>
                                <a:gd name="connsiteY4" fmla="*/ 3948913 h 7262694"/>
                                <a:gd name="connsiteX5" fmla="*/ 1732673 w 7996565"/>
                                <a:gd name="connsiteY5" fmla="*/ 3628873 h 7262694"/>
                                <a:gd name="connsiteX6" fmla="*/ 1504073 w 7996565"/>
                                <a:gd name="connsiteY6" fmla="*/ 3004033 h 7262694"/>
                                <a:gd name="connsiteX7" fmla="*/ 2037473 w 7996565"/>
                                <a:gd name="connsiteY7" fmla="*/ 2683993 h 7262694"/>
                                <a:gd name="connsiteX8" fmla="*/ 2327033 w 7996565"/>
                                <a:gd name="connsiteY8" fmla="*/ 2440153 h 7262694"/>
                                <a:gd name="connsiteX9" fmla="*/ 2494673 w 7996565"/>
                                <a:gd name="connsiteY9" fmla="*/ 1967713 h 7262694"/>
                                <a:gd name="connsiteX10" fmla="*/ 2403233 w 7996565"/>
                                <a:gd name="connsiteY10" fmla="*/ 1571473 h 7262694"/>
                                <a:gd name="connsiteX11" fmla="*/ 2555633 w 7996565"/>
                                <a:gd name="connsiteY11" fmla="*/ 961873 h 7262694"/>
                                <a:gd name="connsiteX12" fmla="*/ 3378593 w 7996565"/>
                                <a:gd name="connsiteY12" fmla="*/ 824713 h 7262694"/>
                                <a:gd name="connsiteX13" fmla="*/ 4049153 w 7996565"/>
                                <a:gd name="connsiteY13" fmla="*/ 321793 h 7262694"/>
                                <a:gd name="connsiteX14" fmla="*/ 5527433 w 7996565"/>
                                <a:gd name="connsiteY14" fmla="*/ 1753 h 7262694"/>
                                <a:gd name="connsiteX15" fmla="*/ 6838073 w 7996565"/>
                                <a:gd name="connsiteY15" fmla="*/ 458953 h 7262694"/>
                                <a:gd name="connsiteX16" fmla="*/ 7737233 w 7996565"/>
                                <a:gd name="connsiteY16" fmla="*/ 1754353 h 7262694"/>
                                <a:gd name="connsiteX17" fmla="*/ 7996313 w 7996565"/>
                                <a:gd name="connsiteY17" fmla="*/ 2729713 h 7262694"/>
                                <a:gd name="connsiteX18" fmla="*/ 7706753 w 7996565"/>
                                <a:gd name="connsiteY18" fmla="*/ 3674593 h 7262694"/>
                                <a:gd name="connsiteX19" fmla="*/ 7325753 w 7996565"/>
                                <a:gd name="connsiteY19" fmla="*/ 4177513 h 7262694"/>
                                <a:gd name="connsiteX20" fmla="*/ 7295273 w 7996565"/>
                                <a:gd name="connsiteY20" fmla="*/ 4451833 h 7262694"/>
                                <a:gd name="connsiteX21" fmla="*/ 7020953 w 7996565"/>
                                <a:gd name="connsiteY21" fmla="*/ 4588993 h 7262694"/>
                                <a:gd name="connsiteX22" fmla="*/ 6655193 w 7996565"/>
                                <a:gd name="connsiteY22" fmla="*/ 4634713 h 7262694"/>
                                <a:gd name="connsiteX23" fmla="*/ 6380873 w 7996565"/>
                                <a:gd name="connsiteY23" fmla="*/ 4817593 h 7262694"/>
                                <a:gd name="connsiteX24" fmla="*/ 6106553 w 7996565"/>
                                <a:gd name="connsiteY24" fmla="*/ 4848073 h 7262694"/>
                                <a:gd name="connsiteX25" fmla="*/ 5679833 w 7996565"/>
                                <a:gd name="connsiteY25" fmla="*/ 5168113 h 7262694"/>
                                <a:gd name="connsiteX26" fmla="*/ 5466473 w 7996565"/>
                                <a:gd name="connsiteY26" fmla="*/ 5472913 h 7262694"/>
                                <a:gd name="connsiteX27" fmla="*/ 5054993 w 7996565"/>
                                <a:gd name="connsiteY27" fmla="*/ 5899633 h 7262694"/>
                                <a:gd name="connsiteX28" fmla="*/ 4033913 w 7996565"/>
                                <a:gd name="connsiteY28" fmla="*/ 5777713 h 7262694"/>
                                <a:gd name="connsiteX29" fmla="*/ 3729113 w 7996565"/>
                                <a:gd name="connsiteY29" fmla="*/ 5823433 h 7262694"/>
                                <a:gd name="connsiteX30" fmla="*/ 3576713 w 7996565"/>
                                <a:gd name="connsiteY30" fmla="*/ 5945353 h 7262694"/>
                                <a:gd name="connsiteX31" fmla="*/ 2677553 w 7996565"/>
                                <a:gd name="connsiteY31" fmla="*/ 5960593 h 7262694"/>
                                <a:gd name="connsiteX32" fmla="*/ 1244993 w 7996565"/>
                                <a:gd name="connsiteY32" fmla="*/ 6676873 h 7262694"/>
                                <a:gd name="connsiteX33" fmla="*/ 513473 w 7996565"/>
                                <a:gd name="connsiteY33" fmla="*/ 7195033 h 7262694"/>
                                <a:gd name="connsiteX34" fmla="*/ 101993 w 7996565"/>
                                <a:gd name="connsiteY34" fmla="*/ 7210273 h 72626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7996565" h="7262694">
                                  <a:moveTo>
                                    <a:pt x="101993" y="7210273"/>
                                  </a:moveTo>
                                  <a:cubicBezTo>
                                    <a:pt x="20713" y="7141693"/>
                                    <a:pt x="-35167" y="7035013"/>
                                    <a:pt x="25793" y="6783553"/>
                                  </a:cubicBezTo>
                                  <a:cubicBezTo>
                                    <a:pt x="86753" y="6532093"/>
                                    <a:pt x="297573" y="6049493"/>
                                    <a:pt x="467753" y="5701513"/>
                                  </a:cubicBezTo>
                                  <a:cubicBezTo>
                                    <a:pt x="637933" y="5353533"/>
                                    <a:pt x="874153" y="4987773"/>
                                    <a:pt x="1046873" y="4695673"/>
                                  </a:cubicBezTo>
                                  <a:cubicBezTo>
                                    <a:pt x="1219593" y="4403573"/>
                                    <a:pt x="1389773" y="4126713"/>
                                    <a:pt x="1504073" y="3948913"/>
                                  </a:cubicBezTo>
                                  <a:cubicBezTo>
                                    <a:pt x="1618373" y="3771113"/>
                                    <a:pt x="1732673" y="3786353"/>
                                    <a:pt x="1732673" y="3628873"/>
                                  </a:cubicBezTo>
                                  <a:cubicBezTo>
                                    <a:pt x="1732673" y="3471393"/>
                                    <a:pt x="1453273" y="3161513"/>
                                    <a:pt x="1504073" y="3004033"/>
                                  </a:cubicBezTo>
                                  <a:cubicBezTo>
                                    <a:pt x="1554873" y="2846553"/>
                                    <a:pt x="1900313" y="2777973"/>
                                    <a:pt x="2037473" y="2683993"/>
                                  </a:cubicBezTo>
                                  <a:cubicBezTo>
                                    <a:pt x="2174633" y="2590013"/>
                                    <a:pt x="2250833" y="2559533"/>
                                    <a:pt x="2327033" y="2440153"/>
                                  </a:cubicBezTo>
                                  <a:cubicBezTo>
                                    <a:pt x="2403233" y="2320773"/>
                                    <a:pt x="2481973" y="2112493"/>
                                    <a:pt x="2494673" y="1967713"/>
                                  </a:cubicBezTo>
                                  <a:cubicBezTo>
                                    <a:pt x="2507373" y="1822933"/>
                                    <a:pt x="2393073" y="1739113"/>
                                    <a:pt x="2403233" y="1571473"/>
                                  </a:cubicBezTo>
                                  <a:cubicBezTo>
                                    <a:pt x="2413393" y="1403833"/>
                                    <a:pt x="2393073" y="1086333"/>
                                    <a:pt x="2555633" y="961873"/>
                                  </a:cubicBezTo>
                                  <a:cubicBezTo>
                                    <a:pt x="2718193" y="837413"/>
                                    <a:pt x="3129673" y="931393"/>
                                    <a:pt x="3378593" y="824713"/>
                                  </a:cubicBezTo>
                                  <a:cubicBezTo>
                                    <a:pt x="3627513" y="718033"/>
                                    <a:pt x="3691013" y="458953"/>
                                    <a:pt x="4049153" y="321793"/>
                                  </a:cubicBezTo>
                                  <a:cubicBezTo>
                                    <a:pt x="4407293" y="184633"/>
                                    <a:pt x="5062613" y="-21107"/>
                                    <a:pt x="5527433" y="1753"/>
                                  </a:cubicBezTo>
                                  <a:cubicBezTo>
                                    <a:pt x="5992253" y="24613"/>
                                    <a:pt x="6469773" y="166853"/>
                                    <a:pt x="6838073" y="458953"/>
                                  </a:cubicBezTo>
                                  <a:cubicBezTo>
                                    <a:pt x="7206373" y="751053"/>
                                    <a:pt x="7544193" y="1375893"/>
                                    <a:pt x="7737233" y="1754353"/>
                                  </a:cubicBezTo>
                                  <a:cubicBezTo>
                                    <a:pt x="7930273" y="2132813"/>
                                    <a:pt x="8001393" y="2409673"/>
                                    <a:pt x="7996313" y="2729713"/>
                                  </a:cubicBezTo>
                                  <a:cubicBezTo>
                                    <a:pt x="7991233" y="3049753"/>
                                    <a:pt x="7818513" y="3433293"/>
                                    <a:pt x="7706753" y="3674593"/>
                                  </a:cubicBezTo>
                                  <a:cubicBezTo>
                                    <a:pt x="7594993" y="3915893"/>
                                    <a:pt x="7394333" y="4047973"/>
                                    <a:pt x="7325753" y="4177513"/>
                                  </a:cubicBezTo>
                                  <a:cubicBezTo>
                                    <a:pt x="7257173" y="4307053"/>
                                    <a:pt x="7346073" y="4383253"/>
                                    <a:pt x="7295273" y="4451833"/>
                                  </a:cubicBezTo>
                                  <a:cubicBezTo>
                                    <a:pt x="7244473" y="4520413"/>
                                    <a:pt x="7127633" y="4558513"/>
                                    <a:pt x="7020953" y="4588993"/>
                                  </a:cubicBezTo>
                                  <a:cubicBezTo>
                                    <a:pt x="6914273" y="4619473"/>
                                    <a:pt x="6761873" y="4596613"/>
                                    <a:pt x="6655193" y="4634713"/>
                                  </a:cubicBezTo>
                                  <a:cubicBezTo>
                                    <a:pt x="6548513" y="4672813"/>
                                    <a:pt x="6472313" y="4782033"/>
                                    <a:pt x="6380873" y="4817593"/>
                                  </a:cubicBezTo>
                                  <a:cubicBezTo>
                                    <a:pt x="6289433" y="4853153"/>
                                    <a:pt x="6223393" y="4789653"/>
                                    <a:pt x="6106553" y="4848073"/>
                                  </a:cubicBezTo>
                                  <a:cubicBezTo>
                                    <a:pt x="5989713" y="4906493"/>
                                    <a:pt x="5786513" y="5063973"/>
                                    <a:pt x="5679833" y="5168113"/>
                                  </a:cubicBezTo>
                                  <a:cubicBezTo>
                                    <a:pt x="5573153" y="5272253"/>
                                    <a:pt x="5570613" y="5350993"/>
                                    <a:pt x="5466473" y="5472913"/>
                                  </a:cubicBezTo>
                                  <a:cubicBezTo>
                                    <a:pt x="5362333" y="5594833"/>
                                    <a:pt x="5293753" y="5848833"/>
                                    <a:pt x="5054993" y="5899633"/>
                                  </a:cubicBezTo>
                                  <a:cubicBezTo>
                                    <a:pt x="4816233" y="5950433"/>
                                    <a:pt x="4254893" y="5790413"/>
                                    <a:pt x="4033913" y="5777713"/>
                                  </a:cubicBezTo>
                                  <a:cubicBezTo>
                                    <a:pt x="3812933" y="5765013"/>
                                    <a:pt x="3805313" y="5795493"/>
                                    <a:pt x="3729113" y="5823433"/>
                                  </a:cubicBezTo>
                                  <a:cubicBezTo>
                                    <a:pt x="3652913" y="5851373"/>
                                    <a:pt x="3751973" y="5922493"/>
                                    <a:pt x="3576713" y="5945353"/>
                                  </a:cubicBezTo>
                                  <a:cubicBezTo>
                                    <a:pt x="3401453" y="5968213"/>
                                    <a:pt x="3066173" y="5838673"/>
                                    <a:pt x="2677553" y="5960593"/>
                                  </a:cubicBezTo>
                                  <a:cubicBezTo>
                                    <a:pt x="2288933" y="6082513"/>
                                    <a:pt x="1605673" y="6471133"/>
                                    <a:pt x="1244993" y="6676873"/>
                                  </a:cubicBezTo>
                                  <a:cubicBezTo>
                                    <a:pt x="884313" y="6882613"/>
                                    <a:pt x="698893" y="7103593"/>
                                    <a:pt x="513473" y="7195033"/>
                                  </a:cubicBezTo>
                                  <a:cubicBezTo>
                                    <a:pt x="328053" y="7286473"/>
                                    <a:pt x="183273" y="7278853"/>
                                    <a:pt x="101993" y="7210273"/>
                                  </a:cubicBezTo>
                                  <a:close/>
                                </a:path>
                              </a:pathLst>
                            </a:cu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1091" name="Freihandform 1091"/>
                          <wps:cNvSpPr/>
                          <wps:spPr>
                            <a:xfrm>
                              <a:off x="5459982" y="3096314"/>
                              <a:ext cx="2993908" cy="2513840"/>
                            </a:xfrm>
                            <a:custGeom>
                              <a:avLst/>
                              <a:gdLst>
                                <a:gd name="connsiteX0" fmla="*/ 3048 w 2993908"/>
                                <a:gd name="connsiteY0" fmla="*/ 1033575 h 2513840"/>
                                <a:gd name="connsiteX1" fmla="*/ 246888 w 2993908"/>
                                <a:gd name="connsiteY1" fmla="*/ 1902255 h 2513840"/>
                                <a:gd name="connsiteX2" fmla="*/ 1100328 w 2993908"/>
                                <a:gd name="connsiteY2" fmla="*/ 2435655 h 2513840"/>
                                <a:gd name="connsiteX3" fmla="*/ 1938528 w 2993908"/>
                                <a:gd name="connsiteY3" fmla="*/ 2389935 h 2513840"/>
                                <a:gd name="connsiteX4" fmla="*/ 2883408 w 2993908"/>
                                <a:gd name="connsiteY4" fmla="*/ 1307895 h 2513840"/>
                                <a:gd name="connsiteX5" fmla="*/ 2929128 w 2993908"/>
                                <a:gd name="connsiteY5" fmla="*/ 500175 h 2513840"/>
                                <a:gd name="connsiteX6" fmla="*/ 2471928 w 2993908"/>
                                <a:gd name="connsiteY6" fmla="*/ 58215 h 2513840"/>
                                <a:gd name="connsiteX7" fmla="*/ 1374648 w 2993908"/>
                                <a:gd name="connsiteY7" fmla="*/ 42975 h 2513840"/>
                                <a:gd name="connsiteX8" fmla="*/ 368808 w 2993908"/>
                                <a:gd name="connsiteY8" fmla="*/ 408735 h 2513840"/>
                                <a:gd name="connsiteX9" fmla="*/ 3048 w 2993908"/>
                                <a:gd name="connsiteY9" fmla="*/ 1033575 h 251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993908" h="2513840">
                                  <a:moveTo>
                                    <a:pt x="3048" y="1033575"/>
                                  </a:moveTo>
                                  <a:cubicBezTo>
                                    <a:pt x="-17272" y="1282495"/>
                                    <a:pt x="64008" y="1668575"/>
                                    <a:pt x="246888" y="1902255"/>
                                  </a:cubicBezTo>
                                  <a:cubicBezTo>
                                    <a:pt x="429768" y="2135935"/>
                                    <a:pt x="818388" y="2354375"/>
                                    <a:pt x="1100328" y="2435655"/>
                                  </a:cubicBezTo>
                                  <a:cubicBezTo>
                                    <a:pt x="1382268" y="2516935"/>
                                    <a:pt x="1641348" y="2577895"/>
                                    <a:pt x="1938528" y="2389935"/>
                                  </a:cubicBezTo>
                                  <a:cubicBezTo>
                                    <a:pt x="2235708" y="2201975"/>
                                    <a:pt x="2718308" y="1622855"/>
                                    <a:pt x="2883408" y="1307895"/>
                                  </a:cubicBezTo>
                                  <a:cubicBezTo>
                                    <a:pt x="3048508" y="992935"/>
                                    <a:pt x="2997708" y="708455"/>
                                    <a:pt x="2929128" y="500175"/>
                                  </a:cubicBezTo>
                                  <a:cubicBezTo>
                                    <a:pt x="2860548" y="291895"/>
                                    <a:pt x="2731008" y="134415"/>
                                    <a:pt x="2471928" y="58215"/>
                                  </a:cubicBezTo>
                                  <a:cubicBezTo>
                                    <a:pt x="2212848" y="-17985"/>
                                    <a:pt x="1725168" y="-15445"/>
                                    <a:pt x="1374648" y="42975"/>
                                  </a:cubicBezTo>
                                  <a:cubicBezTo>
                                    <a:pt x="1024128" y="101395"/>
                                    <a:pt x="592328" y="246175"/>
                                    <a:pt x="368808" y="408735"/>
                                  </a:cubicBezTo>
                                  <a:cubicBezTo>
                                    <a:pt x="145288" y="571295"/>
                                    <a:pt x="23368" y="784655"/>
                                    <a:pt x="3048" y="1033575"/>
                                  </a:cubicBez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1092" name="Freihandform 1092"/>
                          <wps:cNvSpPr/>
                          <wps:spPr>
                            <a:xfrm>
                              <a:off x="3210646" y="5451723"/>
                              <a:ext cx="1579178" cy="1174599"/>
                            </a:xfrm>
                            <a:custGeom>
                              <a:avLst/>
                              <a:gdLst>
                                <a:gd name="connsiteX0" fmla="*/ 982203 w 1579178"/>
                                <a:gd name="connsiteY0" fmla="*/ 19286 h 1174599"/>
                                <a:gd name="connsiteX1" fmla="*/ 372603 w 1579178"/>
                                <a:gd name="connsiteY1" fmla="*/ 278366 h 1174599"/>
                                <a:gd name="connsiteX2" fmla="*/ 6843 w 1579178"/>
                                <a:gd name="connsiteY2" fmla="*/ 720326 h 1174599"/>
                                <a:gd name="connsiteX3" fmla="*/ 174483 w 1579178"/>
                                <a:gd name="connsiteY3" fmla="*/ 1070846 h 1174599"/>
                                <a:gd name="connsiteX4" fmla="*/ 662163 w 1579178"/>
                                <a:gd name="connsiteY4" fmla="*/ 1162286 h 1174599"/>
                                <a:gd name="connsiteX5" fmla="*/ 1271763 w 1579178"/>
                                <a:gd name="connsiteY5" fmla="*/ 842246 h 1174599"/>
                                <a:gd name="connsiteX6" fmla="*/ 1576563 w 1579178"/>
                                <a:gd name="connsiteY6" fmla="*/ 446006 h 1174599"/>
                                <a:gd name="connsiteX7" fmla="*/ 1393683 w 1579178"/>
                                <a:gd name="connsiteY7" fmla="*/ 65006 h 1174599"/>
                                <a:gd name="connsiteX8" fmla="*/ 982203 w 1579178"/>
                                <a:gd name="connsiteY8" fmla="*/ 19286 h 11745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79178" h="1174599">
                                  <a:moveTo>
                                    <a:pt x="982203" y="19286"/>
                                  </a:moveTo>
                                  <a:cubicBezTo>
                                    <a:pt x="812023" y="54846"/>
                                    <a:pt x="535163" y="161526"/>
                                    <a:pt x="372603" y="278366"/>
                                  </a:cubicBezTo>
                                  <a:cubicBezTo>
                                    <a:pt x="210043" y="395206"/>
                                    <a:pt x="39863" y="588246"/>
                                    <a:pt x="6843" y="720326"/>
                                  </a:cubicBezTo>
                                  <a:cubicBezTo>
                                    <a:pt x="-26177" y="852406"/>
                                    <a:pt x="65263" y="997186"/>
                                    <a:pt x="174483" y="1070846"/>
                                  </a:cubicBezTo>
                                  <a:cubicBezTo>
                                    <a:pt x="283703" y="1144506"/>
                                    <a:pt x="479283" y="1200386"/>
                                    <a:pt x="662163" y="1162286"/>
                                  </a:cubicBezTo>
                                  <a:cubicBezTo>
                                    <a:pt x="845043" y="1124186"/>
                                    <a:pt x="1119363" y="961626"/>
                                    <a:pt x="1271763" y="842246"/>
                                  </a:cubicBezTo>
                                  <a:cubicBezTo>
                                    <a:pt x="1424163" y="722866"/>
                                    <a:pt x="1556243" y="575546"/>
                                    <a:pt x="1576563" y="446006"/>
                                  </a:cubicBezTo>
                                  <a:cubicBezTo>
                                    <a:pt x="1596883" y="316466"/>
                                    <a:pt x="1495283" y="133586"/>
                                    <a:pt x="1393683" y="65006"/>
                                  </a:cubicBezTo>
                                  <a:cubicBezTo>
                                    <a:pt x="1292083" y="-3574"/>
                                    <a:pt x="1152383" y="-16274"/>
                                    <a:pt x="982203" y="19286"/>
                                  </a:cubicBez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1093" name="Freihandform 1093"/>
                          <wps:cNvSpPr/>
                          <wps:spPr>
                            <a:xfrm>
                              <a:off x="6263404" y="3281930"/>
                              <a:ext cx="1917507" cy="2081180"/>
                            </a:xfrm>
                            <a:custGeom>
                              <a:avLst/>
                              <a:gdLst>
                                <a:gd name="connsiteX0" fmla="*/ 2084 w 1917507"/>
                                <a:gd name="connsiteY0" fmla="*/ 1927228 h 2081180"/>
                                <a:gd name="connsiteX1" fmla="*/ 454666 w 1917507"/>
                                <a:gd name="connsiteY1" fmla="*/ 2056537 h 2081180"/>
                                <a:gd name="connsiteX2" fmla="*/ 994993 w 1917507"/>
                                <a:gd name="connsiteY2" fmla="*/ 2047301 h 2081180"/>
                                <a:gd name="connsiteX3" fmla="*/ 1350593 w 1917507"/>
                                <a:gd name="connsiteY3" fmla="*/ 1714792 h 2081180"/>
                                <a:gd name="connsiteX4" fmla="*/ 1904775 w 1917507"/>
                                <a:gd name="connsiteY4" fmla="*/ 781919 h 2081180"/>
                                <a:gd name="connsiteX5" fmla="*/ 1664630 w 1917507"/>
                                <a:gd name="connsiteY5" fmla="*/ 79956 h 2081180"/>
                                <a:gd name="connsiteX6" fmla="*/ 837975 w 1917507"/>
                                <a:gd name="connsiteY6" fmla="*/ 10683 h 2081180"/>
                                <a:gd name="connsiteX7" fmla="*/ 1442957 w 1917507"/>
                                <a:gd name="connsiteY7" fmla="*/ 33774 h 2081180"/>
                                <a:gd name="connsiteX8" fmla="*/ 1701575 w 1917507"/>
                                <a:gd name="connsiteY8" fmla="*/ 144610 h 2081180"/>
                                <a:gd name="connsiteX9" fmla="*/ 1840121 w 1917507"/>
                                <a:gd name="connsiteY9" fmla="*/ 426319 h 2081180"/>
                                <a:gd name="connsiteX10" fmla="*/ 1886303 w 1917507"/>
                                <a:gd name="connsiteY10" fmla="*/ 740356 h 2081180"/>
                                <a:gd name="connsiteX11" fmla="*/ 1590739 w 1917507"/>
                                <a:gd name="connsiteY11" fmla="*/ 1336101 h 2081180"/>
                                <a:gd name="connsiteX12" fmla="*/ 1119684 w 1917507"/>
                                <a:gd name="connsiteY12" fmla="*/ 1941083 h 2081180"/>
                                <a:gd name="connsiteX13" fmla="*/ 639393 w 1917507"/>
                                <a:gd name="connsiteY13" fmla="*/ 2056537 h 2081180"/>
                                <a:gd name="connsiteX14" fmla="*/ 2084 w 1917507"/>
                                <a:gd name="connsiteY14" fmla="*/ 1927228 h 2081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917507" h="2081180">
                                  <a:moveTo>
                                    <a:pt x="2084" y="1927228"/>
                                  </a:moveTo>
                                  <a:cubicBezTo>
                                    <a:pt x="-28704" y="1927228"/>
                                    <a:pt x="289181" y="2036525"/>
                                    <a:pt x="454666" y="2056537"/>
                                  </a:cubicBezTo>
                                  <a:cubicBezTo>
                                    <a:pt x="620151" y="2076549"/>
                                    <a:pt x="845672" y="2104259"/>
                                    <a:pt x="994993" y="2047301"/>
                                  </a:cubicBezTo>
                                  <a:cubicBezTo>
                                    <a:pt x="1144314" y="1990344"/>
                                    <a:pt x="1198963" y="1925689"/>
                                    <a:pt x="1350593" y="1714792"/>
                                  </a:cubicBezTo>
                                  <a:cubicBezTo>
                                    <a:pt x="1502223" y="1503895"/>
                                    <a:pt x="1852436" y="1054392"/>
                                    <a:pt x="1904775" y="781919"/>
                                  </a:cubicBezTo>
                                  <a:cubicBezTo>
                                    <a:pt x="1957114" y="509446"/>
                                    <a:pt x="1842430" y="208495"/>
                                    <a:pt x="1664630" y="79956"/>
                                  </a:cubicBezTo>
                                  <a:cubicBezTo>
                                    <a:pt x="1486830" y="-48583"/>
                                    <a:pt x="874921" y="18380"/>
                                    <a:pt x="837975" y="10683"/>
                                  </a:cubicBezTo>
                                  <a:cubicBezTo>
                                    <a:pt x="801030" y="2986"/>
                                    <a:pt x="1299024" y="11453"/>
                                    <a:pt x="1442957" y="33774"/>
                                  </a:cubicBezTo>
                                  <a:cubicBezTo>
                                    <a:pt x="1586890" y="56095"/>
                                    <a:pt x="1635381" y="79186"/>
                                    <a:pt x="1701575" y="144610"/>
                                  </a:cubicBezTo>
                                  <a:cubicBezTo>
                                    <a:pt x="1767769" y="210034"/>
                                    <a:pt x="1809333" y="327028"/>
                                    <a:pt x="1840121" y="426319"/>
                                  </a:cubicBezTo>
                                  <a:cubicBezTo>
                                    <a:pt x="1870909" y="525610"/>
                                    <a:pt x="1927867" y="588726"/>
                                    <a:pt x="1886303" y="740356"/>
                                  </a:cubicBezTo>
                                  <a:cubicBezTo>
                                    <a:pt x="1844739" y="891986"/>
                                    <a:pt x="1718509" y="1135980"/>
                                    <a:pt x="1590739" y="1336101"/>
                                  </a:cubicBezTo>
                                  <a:cubicBezTo>
                                    <a:pt x="1462969" y="1536222"/>
                                    <a:pt x="1278242" y="1821010"/>
                                    <a:pt x="1119684" y="1941083"/>
                                  </a:cubicBezTo>
                                  <a:cubicBezTo>
                                    <a:pt x="961126" y="2061156"/>
                                    <a:pt x="825660" y="2058077"/>
                                    <a:pt x="639393" y="2056537"/>
                                  </a:cubicBezTo>
                                  <a:cubicBezTo>
                                    <a:pt x="453126" y="2054998"/>
                                    <a:pt x="32872" y="1927228"/>
                                    <a:pt x="2084" y="192722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4" name="Freihandform 1094"/>
                          <wps:cNvSpPr/>
                          <wps:spPr>
                            <a:xfrm rot="10552590">
                              <a:off x="3373936" y="5741016"/>
                              <a:ext cx="1247800" cy="709812"/>
                            </a:xfrm>
                            <a:custGeom>
                              <a:avLst/>
                              <a:gdLst>
                                <a:gd name="connsiteX0" fmla="*/ 26170 w 1093600"/>
                                <a:gd name="connsiteY0" fmla="*/ 709539 h 709812"/>
                                <a:gd name="connsiteX1" fmla="*/ 86206 w 1093600"/>
                                <a:gd name="connsiteY1" fmla="*/ 400121 h 709812"/>
                                <a:gd name="connsiteX2" fmla="*/ 589588 w 1093600"/>
                                <a:gd name="connsiteY2" fmla="*/ 72230 h 709812"/>
                                <a:gd name="connsiteX3" fmla="*/ 1060643 w 1093600"/>
                                <a:gd name="connsiteY3" fmla="*/ 58376 h 709812"/>
                                <a:gd name="connsiteX4" fmla="*/ 926716 w 1093600"/>
                                <a:gd name="connsiteY4" fmla="*/ 492485 h 709812"/>
                                <a:gd name="connsiteX5" fmla="*/ 1056025 w 1093600"/>
                                <a:gd name="connsiteY5" fmla="*/ 266194 h 709812"/>
                                <a:gd name="connsiteX6" fmla="*/ 1088352 w 1093600"/>
                                <a:gd name="connsiteY6" fmla="*/ 67612 h 709812"/>
                                <a:gd name="connsiteX7" fmla="*/ 963661 w 1093600"/>
                                <a:gd name="connsiteY7" fmla="*/ 2958 h 709812"/>
                                <a:gd name="connsiteX8" fmla="*/ 631152 w 1093600"/>
                                <a:gd name="connsiteY8" fmla="*/ 35285 h 709812"/>
                                <a:gd name="connsiteX9" fmla="*/ 243225 w 1093600"/>
                                <a:gd name="connsiteY9" fmla="*/ 243103 h 709812"/>
                                <a:gd name="connsiteX10" fmla="*/ 16934 w 1093600"/>
                                <a:gd name="connsiteY10" fmla="*/ 450921 h 709812"/>
                                <a:gd name="connsiteX11" fmla="*/ 26170 w 1093600"/>
                                <a:gd name="connsiteY11" fmla="*/ 709539 h 709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93600" h="709812">
                                  <a:moveTo>
                                    <a:pt x="26170" y="709539"/>
                                  </a:moveTo>
                                  <a:cubicBezTo>
                                    <a:pt x="37715" y="701072"/>
                                    <a:pt x="-7697" y="506339"/>
                                    <a:pt x="86206" y="400121"/>
                                  </a:cubicBezTo>
                                  <a:cubicBezTo>
                                    <a:pt x="180109" y="293903"/>
                                    <a:pt x="427182" y="129188"/>
                                    <a:pt x="589588" y="72230"/>
                                  </a:cubicBezTo>
                                  <a:cubicBezTo>
                                    <a:pt x="751994" y="15272"/>
                                    <a:pt x="1004455" y="-11666"/>
                                    <a:pt x="1060643" y="58376"/>
                                  </a:cubicBezTo>
                                  <a:cubicBezTo>
                                    <a:pt x="1116831" y="128418"/>
                                    <a:pt x="927486" y="457849"/>
                                    <a:pt x="926716" y="492485"/>
                                  </a:cubicBezTo>
                                  <a:cubicBezTo>
                                    <a:pt x="925946" y="527121"/>
                                    <a:pt x="1029086" y="337006"/>
                                    <a:pt x="1056025" y="266194"/>
                                  </a:cubicBezTo>
                                  <a:cubicBezTo>
                                    <a:pt x="1082964" y="195382"/>
                                    <a:pt x="1103746" y="111485"/>
                                    <a:pt x="1088352" y="67612"/>
                                  </a:cubicBezTo>
                                  <a:cubicBezTo>
                                    <a:pt x="1072958" y="23739"/>
                                    <a:pt x="1039861" y="8346"/>
                                    <a:pt x="963661" y="2958"/>
                                  </a:cubicBezTo>
                                  <a:cubicBezTo>
                                    <a:pt x="887461" y="-2430"/>
                                    <a:pt x="751225" y="-4739"/>
                                    <a:pt x="631152" y="35285"/>
                                  </a:cubicBezTo>
                                  <a:cubicBezTo>
                                    <a:pt x="511079" y="75309"/>
                                    <a:pt x="345595" y="173830"/>
                                    <a:pt x="243225" y="243103"/>
                                  </a:cubicBezTo>
                                  <a:cubicBezTo>
                                    <a:pt x="140855" y="312376"/>
                                    <a:pt x="54649" y="373951"/>
                                    <a:pt x="16934" y="450921"/>
                                  </a:cubicBezTo>
                                  <a:cubicBezTo>
                                    <a:pt x="-20781" y="527891"/>
                                    <a:pt x="14625" y="718006"/>
                                    <a:pt x="26170" y="70953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5" name="Freihandform 1095"/>
                          <wps:cNvSpPr/>
                          <wps:spPr>
                            <a:xfrm>
                              <a:off x="4632393" y="4759742"/>
                              <a:ext cx="477017" cy="460410"/>
                            </a:xfrm>
                            <a:custGeom>
                              <a:avLst/>
                              <a:gdLst>
                                <a:gd name="connsiteX0" fmla="*/ 11 w 477017"/>
                                <a:gd name="connsiteY0" fmla="*/ 322496 h 460410"/>
                                <a:gd name="connsiteX1" fmla="*/ 147156 w 477017"/>
                                <a:gd name="connsiteY1" fmla="*/ 424096 h 460410"/>
                                <a:gd name="connsiteX2" fmla="*/ 357362 w 477017"/>
                                <a:gd name="connsiteY2" fmla="*/ 459130 h 460410"/>
                                <a:gd name="connsiteX3" fmla="*/ 472976 w 477017"/>
                                <a:gd name="connsiteY3" fmla="*/ 385558 h 460410"/>
                                <a:gd name="connsiteX4" fmla="*/ 437942 w 477017"/>
                                <a:gd name="connsiteY4" fmla="*/ 196372 h 460410"/>
                                <a:gd name="connsiteX5" fmla="*/ 315321 w 477017"/>
                                <a:gd name="connsiteY5" fmla="*/ 63241 h 460410"/>
                                <a:gd name="connsiteX6" fmla="*/ 164673 w 477017"/>
                                <a:gd name="connsiteY6" fmla="*/ 179 h 460410"/>
                                <a:gd name="connsiteX7" fmla="*/ 329335 w 477017"/>
                                <a:gd name="connsiteY7" fmla="*/ 80758 h 460410"/>
                                <a:gd name="connsiteX8" fmla="*/ 434438 w 477017"/>
                                <a:gd name="connsiteY8" fmla="*/ 234910 h 460410"/>
                                <a:gd name="connsiteX9" fmla="*/ 434438 w 477017"/>
                                <a:gd name="connsiteY9" fmla="*/ 375048 h 460410"/>
                                <a:gd name="connsiteX10" fmla="*/ 332838 w 477017"/>
                                <a:gd name="connsiteY10" fmla="*/ 427599 h 460410"/>
                                <a:gd name="connsiteX11" fmla="*/ 154162 w 477017"/>
                                <a:gd name="connsiteY11" fmla="*/ 413586 h 460410"/>
                                <a:gd name="connsiteX12" fmla="*/ 11 w 477017"/>
                                <a:gd name="connsiteY12" fmla="*/ 322496 h 46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77017" h="460410">
                                  <a:moveTo>
                                    <a:pt x="11" y="322496"/>
                                  </a:moveTo>
                                  <a:cubicBezTo>
                                    <a:pt x="-1157" y="324247"/>
                                    <a:pt x="87598" y="401324"/>
                                    <a:pt x="147156" y="424096"/>
                                  </a:cubicBezTo>
                                  <a:cubicBezTo>
                                    <a:pt x="206715" y="446868"/>
                                    <a:pt x="303059" y="465553"/>
                                    <a:pt x="357362" y="459130"/>
                                  </a:cubicBezTo>
                                  <a:cubicBezTo>
                                    <a:pt x="411665" y="452707"/>
                                    <a:pt x="459546" y="429351"/>
                                    <a:pt x="472976" y="385558"/>
                                  </a:cubicBezTo>
                                  <a:cubicBezTo>
                                    <a:pt x="486406" y="341765"/>
                                    <a:pt x="464218" y="250091"/>
                                    <a:pt x="437942" y="196372"/>
                                  </a:cubicBezTo>
                                  <a:cubicBezTo>
                                    <a:pt x="411666" y="142653"/>
                                    <a:pt x="360866" y="95940"/>
                                    <a:pt x="315321" y="63241"/>
                                  </a:cubicBezTo>
                                  <a:cubicBezTo>
                                    <a:pt x="269776" y="30542"/>
                                    <a:pt x="162337" y="-2741"/>
                                    <a:pt x="164673" y="179"/>
                                  </a:cubicBezTo>
                                  <a:cubicBezTo>
                                    <a:pt x="167009" y="3099"/>
                                    <a:pt x="284374" y="41636"/>
                                    <a:pt x="329335" y="80758"/>
                                  </a:cubicBezTo>
                                  <a:cubicBezTo>
                                    <a:pt x="374296" y="119880"/>
                                    <a:pt x="416921" y="185862"/>
                                    <a:pt x="434438" y="234910"/>
                                  </a:cubicBezTo>
                                  <a:cubicBezTo>
                                    <a:pt x="451955" y="283958"/>
                                    <a:pt x="451371" y="342933"/>
                                    <a:pt x="434438" y="375048"/>
                                  </a:cubicBezTo>
                                  <a:cubicBezTo>
                                    <a:pt x="417505" y="407163"/>
                                    <a:pt x="379551" y="421176"/>
                                    <a:pt x="332838" y="427599"/>
                                  </a:cubicBezTo>
                                  <a:cubicBezTo>
                                    <a:pt x="286125" y="434022"/>
                                    <a:pt x="209049" y="430519"/>
                                    <a:pt x="154162" y="413586"/>
                                  </a:cubicBezTo>
                                  <a:cubicBezTo>
                                    <a:pt x="99275" y="396653"/>
                                    <a:pt x="1179" y="320745"/>
                                    <a:pt x="11" y="322496"/>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Freihandform 1096"/>
                          <wps:cNvSpPr/>
                          <wps:spPr>
                            <a:xfrm>
                              <a:off x="6079844" y="3469234"/>
                              <a:ext cx="1755256" cy="933690"/>
                            </a:xfrm>
                            <a:custGeom>
                              <a:avLst/>
                              <a:gdLst>
                                <a:gd name="connsiteX0" fmla="*/ 163 w 1755256"/>
                                <a:gd name="connsiteY0" fmla="*/ 168046 h 933690"/>
                                <a:gd name="connsiteX1" fmla="*/ 625314 w 1755256"/>
                                <a:gd name="connsiteY1" fmla="*/ 18756 h 933690"/>
                                <a:gd name="connsiteX2" fmla="*/ 1446408 w 1755256"/>
                                <a:gd name="connsiteY2" fmla="*/ 46748 h 933690"/>
                                <a:gd name="connsiteX3" fmla="*/ 1754318 w 1755256"/>
                                <a:gd name="connsiteY3" fmla="*/ 419973 h 933690"/>
                                <a:gd name="connsiteX4" fmla="*/ 1549045 w 1755256"/>
                                <a:gd name="connsiteY4" fmla="*/ 933156 h 933690"/>
                                <a:gd name="connsiteX5" fmla="*/ 1716996 w 1755256"/>
                                <a:gd name="connsiteY5" fmla="*/ 513279 h 933690"/>
                                <a:gd name="connsiteX6" fmla="*/ 1707665 w 1755256"/>
                                <a:gd name="connsiteY6" fmla="*/ 289344 h 933690"/>
                                <a:gd name="connsiteX7" fmla="*/ 1437077 w 1755256"/>
                                <a:gd name="connsiteY7" fmla="*/ 65409 h 933690"/>
                                <a:gd name="connsiteX8" fmla="*/ 681298 w 1755256"/>
                                <a:gd name="connsiteY8" fmla="*/ 46748 h 933690"/>
                                <a:gd name="connsiteX9" fmla="*/ 163 w 1755256"/>
                                <a:gd name="connsiteY9" fmla="*/ 168046 h 933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755256" h="933690">
                                  <a:moveTo>
                                    <a:pt x="163" y="168046"/>
                                  </a:moveTo>
                                  <a:cubicBezTo>
                                    <a:pt x="-9168" y="163381"/>
                                    <a:pt x="384273" y="38972"/>
                                    <a:pt x="625314" y="18756"/>
                                  </a:cubicBezTo>
                                  <a:cubicBezTo>
                                    <a:pt x="866355" y="-1460"/>
                                    <a:pt x="1258241" y="-20122"/>
                                    <a:pt x="1446408" y="46748"/>
                                  </a:cubicBezTo>
                                  <a:cubicBezTo>
                                    <a:pt x="1634575" y="113617"/>
                                    <a:pt x="1737212" y="272238"/>
                                    <a:pt x="1754318" y="419973"/>
                                  </a:cubicBezTo>
                                  <a:cubicBezTo>
                                    <a:pt x="1771424" y="567708"/>
                                    <a:pt x="1549045" y="933156"/>
                                    <a:pt x="1549045" y="933156"/>
                                  </a:cubicBezTo>
                                  <a:cubicBezTo>
                                    <a:pt x="1542825" y="948707"/>
                                    <a:pt x="1690559" y="620581"/>
                                    <a:pt x="1716996" y="513279"/>
                                  </a:cubicBezTo>
                                  <a:cubicBezTo>
                                    <a:pt x="1743433" y="405977"/>
                                    <a:pt x="1754318" y="363989"/>
                                    <a:pt x="1707665" y="289344"/>
                                  </a:cubicBezTo>
                                  <a:cubicBezTo>
                                    <a:pt x="1661012" y="214699"/>
                                    <a:pt x="1608138" y="105842"/>
                                    <a:pt x="1437077" y="65409"/>
                                  </a:cubicBezTo>
                                  <a:cubicBezTo>
                                    <a:pt x="1266016" y="24976"/>
                                    <a:pt x="916118" y="34307"/>
                                    <a:pt x="681298" y="46748"/>
                                  </a:cubicBezTo>
                                  <a:cubicBezTo>
                                    <a:pt x="446478" y="59189"/>
                                    <a:pt x="9494" y="172711"/>
                                    <a:pt x="163" y="168046"/>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7" name="Freihandform 1097"/>
                          <wps:cNvSpPr/>
                          <wps:spPr>
                            <a:xfrm>
                              <a:off x="4001059" y="5583980"/>
                              <a:ext cx="440860" cy="622158"/>
                            </a:xfrm>
                            <a:custGeom>
                              <a:avLst/>
                              <a:gdLst>
                                <a:gd name="connsiteX0" fmla="*/ 271 w 440860"/>
                                <a:gd name="connsiteY0" fmla="*/ 87703 h 622158"/>
                                <a:gd name="connsiteX1" fmla="*/ 290727 w 440860"/>
                                <a:gd name="connsiteY1" fmla="*/ 1642 h 622158"/>
                                <a:gd name="connsiteX2" fmla="*/ 437748 w 440860"/>
                                <a:gd name="connsiteY2" fmla="*/ 180936 h 622158"/>
                                <a:gd name="connsiteX3" fmla="*/ 366031 w 440860"/>
                                <a:gd name="connsiteY3" fmla="*/ 403260 h 622158"/>
                                <a:gd name="connsiteX4" fmla="*/ 86332 w 440860"/>
                                <a:gd name="connsiteY4" fmla="*/ 621999 h 622158"/>
                                <a:gd name="connsiteX5" fmla="*/ 308657 w 440860"/>
                                <a:gd name="connsiteY5" fmla="*/ 435533 h 622158"/>
                                <a:gd name="connsiteX6" fmla="*/ 416233 w 440860"/>
                                <a:gd name="connsiteY6" fmla="*/ 263411 h 622158"/>
                                <a:gd name="connsiteX7" fmla="*/ 362445 w 440860"/>
                                <a:gd name="connsiteY7" fmla="*/ 66187 h 622158"/>
                                <a:gd name="connsiteX8" fmla="*/ 240525 w 440860"/>
                                <a:gd name="connsiteY8" fmla="*/ 12399 h 622158"/>
                                <a:gd name="connsiteX9" fmla="*/ 271 w 440860"/>
                                <a:gd name="connsiteY9" fmla="*/ 87703 h 622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40860" h="622158">
                                  <a:moveTo>
                                    <a:pt x="271" y="87703"/>
                                  </a:moveTo>
                                  <a:cubicBezTo>
                                    <a:pt x="8638" y="85910"/>
                                    <a:pt x="217814" y="-13897"/>
                                    <a:pt x="290727" y="1642"/>
                                  </a:cubicBezTo>
                                  <a:cubicBezTo>
                                    <a:pt x="363640" y="17181"/>
                                    <a:pt x="425197" y="114000"/>
                                    <a:pt x="437748" y="180936"/>
                                  </a:cubicBezTo>
                                  <a:cubicBezTo>
                                    <a:pt x="450299" y="247872"/>
                                    <a:pt x="424600" y="329750"/>
                                    <a:pt x="366031" y="403260"/>
                                  </a:cubicBezTo>
                                  <a:cubicBezTo>
                                    <a:pt x="307462" y="476771"/>
                                    <a:pt x="95894" y="616620"/>
                                    <a:pt x="86332" y="621999"/>
                                  </a:cubicBezTo>
                                  <a:cubicBezTo>
                                    <a:pt x="76770" y="627378"/>
                                    <a:pt x="253674" y="495298"/>
                                    <a:pt x="308657" y="435533"/>
                                  </a:cubicBezTo>
                                  <a:cubicBezTo>
                                    <a:pt x="363640" y="375768"/>
                                    <a:pt x="407268" y="324969"/>
                                    <a:pt x="416233" y="263411"/>
                                  </a:cubicBezTo>
                                  <a:cubicBezTo>
                                    <a:pt x="425198" y="201853"/>
                                    <a:pt x="391730" y="108022"/>
                                    <a:pt x="362445" y="66187"/>
                                  </a:cubicBezTo>
                                  <a:cubicBezTo>
                                    <a:pt x="333160" y="24352"/>
                                    <a:pt x="301485" y="11204"/>
                                    <a:pt x="240525" y="12399"/>
                                  </a:cubicBezTo>
                                  <a:cubicBezTo>
                                    <a:pt x="179565" y="13594"/>
                                    <a:pt x="-8096" y="89496"/>
                                    <a:pt x="271" y="87703"/>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8" name="Freihandform 1098"/>
                          <wps:cNvSpPr/>
                          <wps:spPr>
                            <a:xfrm>
                              <a:off x="5396101" y="2914263"/>
                              <a:ext cx="3516679" cy="2993266"/>
                            </a:xfrm>
                            <a:custGeom>
                              <a:avLst/>
                              <a:gdLst>
                                <a:gd name="connsiteX0" fmla="*/ 11418 w 3516679"/>
                                <a:gd name="connsiteY0" fmla="*/ 2331815 h 2993266"/>
                                <a:gd name="connsiteX1" fmla="*/ 575298 w 3516679"/>
                                <a:gd name="connsiteY1" fmla="*/ 2697575 h 2993266"/>
                                <a:gd name="connsiteX2" fmla="*/ 1520178 w 3516679"/>
                                <a:gd name="connsiteY2" fmla="*/ 2926175 h 2993266"/>
                                <a:gd name="connsiteX3" fmla="*/ 2160258 w 3516679"/>
                                <a:gd name="connsiteY3" fmla="*/ 2758535 h 2993266"/>
                                <a:gd name="connsiteX4" fmla="*/ 2495538 w 3516679"/>
                                <a:gd name="connsiteY4" fmla="*/ 2377535 h 2993266"/>
                                <a:gd name="connsiteX5" fmla="*/ 3150858 w 3516679"/>
                                <a:gd name="connsiteY5" fmla="*/ 1706975 h 2993266"/>
                                <a:gd name="connsiteX6" fmla="*/ 3318498 w 3516679"/>
                                <a:gd name="connsiteY6" fmla="*/ 853535 h 2993266"/>
                                <a:gd name="connsiteX7" fmla="*/ 3150858 w 3516679"/>
                                <a:gd name="connsiteY7" fmla="*/ 335375 h 2993266"/>
                                <a:gd name="connsiteX8" fmla="*/ 3516618 w 3516679"/>
                                <a:gd name="connsiteY8" fmla="*/ 95 h 2993266"/>
                                <a:gd name="connsiteX9" fmla="*/ 3181338 w 3516679"/>
                                <a:gd name="connsiteY9" fmla="*/ 365855 h 2993266"/>
                                <a:gd name="connsiteX10" fmla="*/ 3348978 w 3516679"/>
                                <a:gd name="connsiteY10" fmla="*/ 640175 h 2993266"/>
                                <a:gd name="connsiteX11" fmla="*/ 3348978 w 3516679"/>
                                <a:gd name="connsiteY11" fmla="*/ 1097375 h 2993266"/>
                                <a:gd name="connsiteX12" fmla="*/ 3242298 w 3516679"/>
                                <a:gd name="connsiteY12" fmla="*/ 1737455 h 2993266"/>
                                <a:gd name="connsiteX13" fmla="*/ 2724138 w 3516679"/>
                                <a:gd name="connsiteY13" fmla="*/ 2301335 h 2993266"/>
                                <a:gd name="connsiteX14" fmla="*/ 2327898 w 3516679"/>
                                <a:gd name="connsiteY14" fmla="*/ 2728055 h 2993266"/>
                                <a:gd name="connsiteX15" fmla="*/ 1824978 w 3516679"/>
                                <a:gd name="connsiteY15" fmla="*/ 2926175 h 2993266"/>
                                <a:gd name="connsiteX16" fmla="*/ 1154418 w 3516679"/>
                                <a:gd name="connsiteY16" fmla="*/ 2971895 h 2993266"/>
                                <a:gd name="connsiteX17" fmla="*/ 270498 w 3516679"/>
                                <a:gd name="connsiteY17" fmla="*/ 2606135 h 2993266"/>
                                <a:gd name="connsiteX18" fmla="*/ 11418 w 3516679"/>
                                <a:gd name="connsiteY18" fmla="*/ 2331815 h 2993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16679" h="2993266">
                                  <a:moveTo>
                                    <a:pt x="11418" y="2331815"/>
                                  </a:moveTo>
                                  <a:cubicBezTo>
                                    <a:pt x="62218" y="2347055"/>
                                    <a:pt x="323838" y="2598515"/>
                                    <a:pt x="575298" y="2697575"/>
                                  </a:cubicBezTo>
                                  <a:cubicBezTo>
                                    <a:pt x="826758" y="2796635"/>
                                    <a:pt x="1256018" y="2916015"/>
                                    <a:pt x="1520178" y="2926175"/>
                                  </a:cubicBezTo>
                                  <a:cubicBezTo>
                                    <a:pt x="1784338" y="2936335"/>
                                    <a:pt x="1997698" y="2849975"/>
                                    <a:pt x="2160258" y="2758535"/>
                                  </a:cubicBezTo>
                                  <a:cubicBezTo>
                                    <a:pt x="2322818" y="2667095"/>
                                    <a:pt x="2330438" y="2552795"/>
                                    <a:pt x="2495538" y="2377535"/>
                                  </a:cubicBezTo>
                                  <a:cubicBezTo>
                                    <a:pt x="2660638" y="2202275"/>
                                    <a:pt x="3013698" y="1960975"/>
                                    <a:pt x="3150858" y="1706975"/>
                                  </a:cubicBezTo>
                                  <a:cubicBezTo>
                                    <a:pt x="3288018" y="1452975"/>
                                    <a:pt x="3318498" y="1082135"/>
                                    <a:pt x="3318498" y="853535"/>
                                  </a:cubicBezTo>
                                  <a:cubicBezTo>
                                    <a:pt x="3318498" y="624935"/>
                                    <a:pt x="3117838" y="477615"/>
                                    <a:pt x="3150858" y="335375"/>
                                  </a:cubicBezTo>
                                  <a:cubicBezTo>
                                    <a:pt x="3183878" y="193135"/>
                                    <a:pt x="3511538" y="-4985"/>
                                    <a:pt x="3516618" y="95"/>
                                  </a:cubicBezTo>
                                  <a:cubicBezTo>
                                    <a:pt x="3521698" y="5175"/>
                                    <a:pt x="3209278" y="259175"/>
                                    <a:pt x="3181338" y="365855"/>
                                  </a:cubicBezTo>
                                  <a:cubicBezTo>
                                    <a:pt x="3153398" y="472535"/>
                                    <a:pt x="3321038" y="518255"/>
                                    <a:pt x="3348978" y="640175"/>
                                  </a:cubicBezTo>
                                  <a:cubicBezTo>
                                    <a:pt x="3376918" y="762095"/>
                                    <a:pt x="3366758" y="914495"/>
                                    <a:pt x="3348978" y="1097375"/>
                                  </a:cubicBezTo>
                                  <a:cubicBezTo>
                                    <a:pt x="3331198" y="1280255"/>
                                    <a:pt x="3346438" y="1536795"/>
                                    <a:pt x="3242298" y="1737455"/>
                                  </a:cubicBezTo>
                                  <a:cubicBezTo>
                                    <a:pt x="3138158" y="1938115"/>
                                    <a:pt x="2724138" y="2301335"/>
                                    <a:pt x="2724138" y="2301335"/>
                                  </a:cubicBezTo>
                                  <a:cubicBezTo>
                                    <a:pt x="2571738" y="2466435"/>
                                    <a:pt x="2477758" y="2623915"/>
                                    <a:pt x="2327898" y="2728055"/>
                                  </a:cubicBezTo>
                                  <a:cubicBezTo>
                                    <a:pt x="2178038" y="2832195"/>
                                    <a:pt x="2020558" y="2885535"/>
                                    <a:pt x="1824978" y="2926175"/>
                                  </a:cubicBezTo>
                                  <a:cubicBezTo>
                                    <a:pt x="1629398" y="2966815"/>
                                    <a:pt x="1413498" y="3025235"/>
                                    <a:pt x="1154418" y="2971895"/>
                                  </a:cubicBezTo>
                                  <a:cubicBezTo>
                                    <a:pt x="895338" y="2918555"/>
                                    <a:pt x="455918" y="2707735"/>
                                    <a:pt x="270498" y="2606135"/>
                                  </a:cubicBezTo>
                                  <a:cubicBezTo>
                                    <a:pt x="85078" y="2504535"/>
                                    <a:pt x="-39382" y="2316575"/>
                                    <a:pt x="11418" y="2331815"/>
                                  </a:cubicBez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1099" name="Freihandform 1099"/>
                          <wps:cNvSpPr/>
                          <wps:spPr>
                            <a:xfrm>
                              <a:off x="4593374" y="2404871"/>
                              <a:ext cx="3877873" cy="1761136"/>
                            </a:xfrm>
                            <a:custGeom>
                              <a:avLst/>
                              <a:gdLst>
                                <a:gd name="connsiteX0" fmla="*/ 113139 w 3877873"/>
                                <a:gd name="connsiteY0" fmla="*/ 1758181 h 1761136"/>
                                <a:gd name="connsiteX1" fmla="*/ 6459 w 3877873"/>
                                <a:gd name="connsiteY1" fmla="*/ 1392421 h 1761136"/>
                                <a:gd name="connsiteX2" fmla="*/ 326499 w 3877873"/>
                                <a:gd name="connsiteY2" fmla="*/ 874261 h 1761136"/>
                                <a:gd name="connsiteX3" fmla="*/ 1240899 w 3877873"/>
                                <a:gd name="connsiteY3" fmla="*/ 173221 h 1761136"/>
                                <a:gd name="connsiteX4" fmla="*/ 2734419 w 3877873"/>
                                <a:gd name="connsiteY4" fmla="*/ 5581 h 1761136"/>
                                <a:gd name="connsiteX5" fmla="*/ 3877419 w 3877873"/>
                                <a:gd name="connsiteY5" fmla="*/ 310381 h 1761136"/>
                                <a:gd name="connsiteX6" fmla="*/ 2856339 w 3877873"/>
                                <a:gd name="connsiteY6" fmla="*/ 81781 h 1761136"/>
                                <a:gd name="connsiteX7" fmla="*/ 1621899 w 3877873"/>
                                <a:gd name="connsiteY7" fmla="*/ 112261 h 1761136"/>
                                <a:gd name="connsiteX8" fmla="*/ 753219 w 3877873"/>
                                <a:gd name="connsiteY8" fmla="*/ 538981 h 1761136"/>
                                <a:gd name="connsiteX9" fmla="*/ 128379 w 3877873"/>
                                <a:gd name="connsiteY9" fmla="*/ 1194301 h 1761136"/>
                                <a:gd name="connsiteX10" fmla="*/ 113139 w 3877873"/>
                                <a:gd name="connsiteY10" fmla="*/ 1758181 h 17611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877873" h="1761136">
                                  <a:moveTo>
                                    <a:pt x="113139" y="1758181"/>
                                  </a:moveTo>
                                  <a:cubicBezTo>
                                    <a:pt x="92819" y="1791201"/>
                                    <a:pt x="-29101" y="1539741"/>
                                    <a:pt x="6459" y="1392421"/>
                                  </a:cubicBezTo>
                                  <a:cubicBezTo>
                                    <a:pt x="42019" y="1245101"/>
                                    <a:pt x="120759" y="1077461"/>
                                    <a:pt x="326499" y="874261"/>
                                  </a:cubicBezTo>
                                  <a:cubicBezTo>
                                    <a:pt x="532239" y="671061"/>
                                    <a:pt x="839579" y="318001"/>
                                    <a:pt x="1240899" y="173221"/>
                                  </a:cubicBezTo>
                                  <a:cubicBezTo>
                                    <a:pt x="1642219" y="28441"/>
                                    <a:pt x="2294999" y="-17279"/>
                                    <a:pt x="2734419" y="5581"/>
                                  </a:cubicBezTo>
                                  <a:cubicBezTo>
                                    <a:pt x="3173839" y="28441"/>
                                    <a:pt x="3857099" y="297681"/>
                                    <a:pt x="3877419" y="310381"/>
                                  </a:cubicBezTo>
                                  <a:cubicBezTo>
                                    <a:pt x="3897739" y="323081"/>
                                    <a:pt x="3232259" y="114801"/>
                                    <a:pt x="2856339" y="81781"/>
                                  </a:cubicBezTo>
                                  <a:cubicBezTo>
                                    <a:pt x="2480419" y="48761"/>
                                    <a:pt x="1972419" y="36061"/>
                                    <a:pt x="1621899" y="112261"/>
                                  </a:cubicBezTo>
                                  <a:cubicBezTo>
                                    <a:pt x="1271379" y="188461"/>
                                    <a:pt x="1002139" y="358641"/>
                                    <a:pt x="753219" y="538981"/>
                                  </a:cubicBezTo>
                                  <a:cubicBezTo>
                                    <a:pt x="504299" y="719321"/>
                                    <a:pt x="240139" y="991101"/>
                                    <a:pt x="128379" y="1194301"/>
                                  </a:cubicBezTo>
                                  <a:cubicBezTo>
                                    <a:pt x="16619" y="1397501"/>
                                    <a:pt x="133459" y="1725161"/>
                                    <a:pt x="113139" y="1758181"/>
                                  </a:cubicBez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100" name="Freihandform 1100"/>
                        <wps:cNvSpPr/>
                        <wps:spPr>
                          <a:xfrm>
                            <a:off x="631018" y="1139347"/>
                            <a:ext cx="446574" cy="278198"/>
                          </a:xfrm>
                          <a:custGeom>
                            <a:avLst/>
                            <a:gdLst>
                              <a:gd name="connsiteX0" fmla="*/ 113139 w 3877873"/>
                              <a:gd name="connsiteY0" fmla="*/ 1758181 h 1761136"/>
                              <a:gd name="connsiteX1" fmla="*/ 6459 w 3877873"/>
                              <a:gd name="connsiteY1" fmla="*/ 1392421 h 1761136"/>
                              <a:gd name="connsiteX2" fmla="*/ 326499 w 3877873"/>
                              <a:gd name="connsiteY2" fmla="*/ 874261 h 1761136"/>
                              <a:gd name="connsiteX3" fmla="*/ 1240899 w 3877873"/>
                              <a:gd name="connsiteY3" fmla="*/ 173221 h 1761136"/>
                              <a:gd name="connsiteX4" fmla="*/ 2734419 w 3877873"/>
                              <a:gd name="connsiteY4" fmla="*/ 5581 h 1761136"/>
                              <a:gd name="connsiteX5" fmla="*/ 3877419 w 3877873"/>
                              <a:gd name="connsiteY5" fmla="*/ 310381 h 1761136"/>
                              <a:gd name="connsiteX6" fmla="*/ 2856339 w 3877873"/>
                              <a:gd name="connsiteY6" fmla="*/ 81781 h 1761136"/>
                              <a:gd name="connsiteX7" fmla="*/ 1621899 w 3877873"/>
                              <a:gd name="connsiteY7" fmla="*/ 112261 h 1761136"/>
                              <a:gd name="connsiteX8" fmla="*/ 753219 w 3877873"/>
                              <a:gd name="connsiteY8" fmla="*/ 538981 h 1761136"/>
                              <a:gd name="connsiteX9" fmla="*/ 128379 w 3877873"/>
                              <a:gd name="connsiteY9" fmla="*/ 1194301 h 1761136"/>
                              <a:gd name="connsiteX10" fmla="*/ 113139 w 3877873"/>
                              <a:gd name="connsiteY10" fmla="*/ 1758181 h 17611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877873" h="1761136">
                                <a:moveTo>
                                  <a:pt x="113139" y="1758181"/>
                                </a:moveTo>
                                <a:cubicBezTo>
                                  <a:pt x="92819" y="1791201"/>
                                  <a:pt x="-29101" y="1539741"/>
                                  <a:pt x="6459" y="1392421"/>
                                </a:cubicBezTo>
                                <a:cubicBezTo>
                                  <a:pt x="42019" y="1245101"/>
                                  <a:pt x="120759" y="1077461"/>
                                  <a:pt x="326499" y="874261"/>
                                </a:cubicBezTo>
                                <a:cubicBezTo>
                                  <a:pt x="532239" y="671061"/>
                                  <a:pt x="839579" y="318001"/>
                                  <a:pt x="1240899" y="173221"/>
                                </a:cubicBezTo>
                                <a:cubicBezTo>
                                  <a:pt x="1642219" y="28441"/>
                                  <a:pt x="2294999" y="-17279"/>
                                  <a:pt x="2734419" y="5581"/>
                                </a:cubicBezTo>
                                <a:cubicBezTo>
                                  <a:pt x="3173839" y="28441"/>
                                  <a:pt x="3857099" y="297681"/>
                                  <a:pt x="3877419" y="310381"/>
                                </a:cubicBezTo>
                                <a:cubicBezTo>
                                  <a:pt x="3897739" y="323081"/>
                                  <a:pt x="3232259" y="114801"/>
                                  <a:pt x="2856339" y="81781"/>
                                </a:cubicBezTo>
                                <a:cubicBezTo>
                                  <a:pt x="2480419" y="48761"/>
                                  <a:pt x="1972419" y="36061"/>
                                  <a:pt x="1621899" y="112261"/>
                                </a:cubicBezTo>
                                <a:cubicBezTo>
                                  <a:pt x="1271379" y="188461"/>
                                  <a:pt x="1002139" y="358641"/>
                                  <a:pt x="753219" y="538981"/>
                                </a:cubicBezTo>
                                <a:cubicBezTo>
                                  <a:pt x="504299" y="719321"/>
                                  <a:pt x="240139" y="991101"/>
                                  <a:pt x="128379" y="1194301"/>
                                </a:cubicBezTo>
                                <a:cubicBezTo>
                                  <a:pt x="16619" y="1397501"/>
                                  <a:pt x="133459" y="1725161"/>
                                  <a:pt x="113139" y="1758181"/>
                                </a:cubicBez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6DBF669" id="Gruppieren 4" o:spid="_x0000_s1026" style="position:absolute;margin-left:263.9pt;margin-top:91.05pt;width:30.9pt;height:30.9pt;z-index:251714560;mso-width-relative:margin;mso-height-relative:margin" coordsize="22303,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">
                <v:group id="Gruppieren 1088" o:spid="_x0000_s1027" style="position:absolute;width:22303;height:22303" coordsize="102188,102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oval id="Ellipse 1089" o:spid="_x0000_s1028" style="position:absolute;width:102188;height:102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TfyMQA&#10;AADdAAAADwAAAGRycy9kb3ducmV2LnhtbERPTWsCMRC9C/6HMEJvmihW7WoUEYQWetF6aG/DZrpZ&#10;3UyWTdbd9tc3hUJv83ifs9n1rhJ3akLpWcN0okAQ596UXGi4vB3HKxAhIhusPJOGLwqw2w4HG8yM&#10;7/hE93MsRArhkKEGG2OdSRlySw7DxNfEifv0jcOYYFNI02CXwl0lZ0otpMOSU4PFmg6W8tu5dRq+&#10;3fz19BIW6nj9eH8su2VrZ4dW64dRv1+DiNTHf/Gf+9mk+Wr1BL/fp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U38jEAAAA3QAAAA8AAAAAAAAAAAAAAAAAmAIAAGRycy9k&#10;b3ducmV2LnhtbFBLBQYAAAAABAAEAPUAAACJAwAAAAA=&#10;" fillcolor="black [3200]" strokecolor="black [1600]" strokeweight="1pt">
                    <v:stroke joinstyle="miter"/>
                  </v:oval>
                  <v:shape id="Freihandform 1090" o:spid="_x0000_s1029" style="position:absolute;left:13474;top:11191;width:79965;height:72627;visibility:visible;mso-wrap-style:square;v-text-anchor:middle" coordsize="7996565,7262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2iLcYA&#10;AADdAAAADwAAAGRycy9kb3ducmV2LnhtbESPQW/CMAyF70j8h8hIu0HCDqMUAkJIaBvaYcB24GY1&#10;pq1onKrJoPv3+DBpN1vv+b3Py3XvG3WjLtaBLUwnBhRxEVzNpYWv026cgYoJ2WETmCz8UoT1ajhY&#10;Yu7CnQ90O6ZSSQjHHC1UKbW51rGoyGOchJZYtEvoPCZZu1K7Du8S7hv9bMyL9lizNFTY0rai4nr8&#10;8Ra+D/12xvuP8mzmV/rMdu+vs+xs7dOo3yxAJerTv/nv+s0JvpkLv3wjI+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2iLcYAAADdAAAADwAAAAAAAAAAAAAAAACYAgAAZHJz&#10;L2Rvd25yZXYueG1sUEsFBgAAAAAEAAQA9QAAAIsDAAAAAA==&#10;" path="m101993,7210273c20713,7141693,-35167,7035013,25793,6783553,86753,6532093,297573,6049493,467753,5701513,637933,5353533,874153,4987773,1046873,4695673v172720,-292100,342900,-568960,457200,-746760c1618373,3771113,1732673,3786353,1732673,3628873v,-157480,-279400,-467360,-228600,-624840c1554873,2846553,1900313,2777973,2037473,2683993v137160,-93980,213360,-124460,289560,-243840c2403233,2320773,2481973,2112493,2494673,1967713v12700,-144780,-101600,-228600,-91440,-396240c2413393,1403833,2393073,1086333,2555633,961873v162560,-124460,574040,-30480,822960,-137160c3627513,718033,3691013,458953,4049153,321793,4407293,184633,5062613,-21107,5527433,1753v464820,22860,942340,165100,1310640,457200c7206373,751053,7544193,1375893,7737233,1754353v193040,378460,264160,655320,259080,975360c7991233,3049753,7818513,3433293,7706753,3674593v-111760,241300,-312420,373380,-381000,502920c7257173,4307053,7346073,4383253,7295273,4451833v-50800,68580,-167640,106680,-274320,137160c6914273,4619473,6761873,4596613,6655193,4634713v-106680,38100,-182880,147320,-274320,182880c6289433,4853153,6223393,4789653,6106553,4848073v-116840,58420,-320040,215900,-426720,320040c5573153,5272253,5570613,5350993,5466473,5472913v-104140,121920,-172720,375920,-411480,426720c4816233,5950433,4254893,5790413,4033913,5777713v-220980,-12700,-228600,17780,-304800,45720c3652913,5851373,3751973,5922493,3576713,5945353v-175260,22860,-510540,-106680,-899160,15240c2288933,6082513,1605673,6471133,1244993,6676873,884313,6882613,698893,7103593,513473,7195033v-185420,91440,-330200,83820,-411480,15240xe" fillcolor="white [3212]" stroked="f" strokeweight="1pt">
                    <v:stroke joinstyle="miter"/>
                    <v:path arrowok="t" o:connecttype="custom" o:connectlocs="101993,7210273;25793,6783553;467753,5701513;1046873,4695673;1504073,3948913;1732673,3628873;1504073,3004033;2037473,2683993;2327033,2440153;2494673,1967713;2403233,1571473;2555633,961873;3378593,824713;4049153,321793;5527433,1753;6838073,458953;7737233,1754353;7996313,2729713;7706753,3674593;7325753,4177513;7295273,4451833;7020953,4588993;6655193,4634713;6380873,4817593;6106553,4848073;5679833,5168113;5466473,5472913;5054993,5899633;4033913,5777713;3729113,5823433;3576713,5945353;2677553,5960593;1244993,6676873;513473,7195033;101993,7210273" o:connectangles="0,0,0,0,0,0,0,0,0,0,0,0,0,0,0,0,0,0,0,0,0,0,0,0,0,0,0,0,0,0,0,0,0,0,0"/>
                  </v:shape>
                  <v:shape id="Freihandform 1091" o:spid="_x0000_s1030" style="position:absolute;left:54599;top:30963;width:29939;height:25138;visibility:visible;mso-wrap-style:square;v-text-anchor:middle" coordsize="2993908,251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Yc8QA&#10;AADdAAAADwAAAGRycy9kb3ducmV2LnhtbERPTWsCMRC9F/ofwhR6q1lLkboapShC24PQ3T30ON2M&#10;m9XNZEmibv+9EQRv83ifM18OthMn8qF1rGA8ykAQ10633Cioys3LO4gQkTV2jknBPwVYLh4f5phr&#10;d+YfOhWxESmEQ44KTIx9LmWoDVkMI9cTJ27nvMWYoG+k9nhO4baTr1k2kRZbTg0Ge1oZqg/F0Sp4&#10;K/blulpX5nv1Fydf28O+8b+lUs9Pw8cMRKQh3sU396dO87PpGK7fpB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AmHPEAAAA3QAAAA8AAAAAAAAAAAAAAAAAmAIAAGRycy9k&#10;b3ducmV2LnhtbFBLBQYAAAAABAAEAPUAAACJAwAAAAA=&#10;" path="m3048,1033575v-20320,248920,60960,635000,243840,868680c429768,2135935,818388,2354375,1100328,2435655v281940,81280,541020,142240,838200,-45720c2235708,2201975,2718308,1622855,2883408,1307895v165100,-314960,114300,-599440,45720,-807720c2860548,291895,2731008,134415,2471928,58215,2212848,-17985,1725168,-15445,1374648,42975,1024128,101395,592328,246175,368808,408735,145288,571295,23368,784655,3048,1033575xe" fillcolor="black [3200]" stroked="f" strokeweight="1pt">
                    <v:stroke joinstyle="miter"/>
                    <v:path arrowok="t" o:connecttype="custom" o:connectlocs="3048,1033575;246888,1902255;1100328,2435655;1938528,2389935;2883408,1307895;2929128,500175;2471928,58215;1374648,42975;368808,408735;3048,1033575" o:connectangles="0,0,0,0,0,0,0,0,0,0"/>
                  </v:shape>
                  <v:shape id="Freihandform 1092" o:spid="_x0000_s1031" style="position:absolute;left:32106;top:54517;width:15792;height:11746;visibility:visible;mso-wrap-style:square;v-text-anchor:middle" coordsize="1579178,1174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J7MUA&#10;AADdAAAADwAAAGRycy9kb3ducmV2LnhtbERPTWvCQBC9F/wPywjemo05SJO6iqgFD/FQW6G5Ddkx&#10;CWZnQ3Zror++Wyj0No/3Ocv1aFpxo941lhXMoxgEcWl1w5WCz4+35xcQziNrbC2Tgjs5WK8mT0vM&#10;tB34nW4nX4kQwi5DBbX3XSalK2sy6CLbEQfuYnuDPsC+krrHIYSbViZxvJAGGw4NNXa0ram8nr6N&#10;guKaY/qYH4uvRZefz/tkl971TqnZdNy8gvA0+n/xn/ugw/w4TeD3m3CC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AnsxQAAAN0AAAAPAAAAAAAAAAAAAAAAAJgCAABkcnMv&#10;ZG93bnJldi54bWxQSwUGAAAAAAQABAD1AAAAigMAAAAA&#10;" path="m982203,19286c812023,54846,535163,161526,372603,278366,210043,395206,39863,588246,6843,720326v-33020,132080,58420,276860,167640,350520c283703,1144506,479283,1200386,662163,1162286v182880,-38100,457200,-200660,609600,-320040c1424163,722866,1556243,575546,1576563,446006,1596883,316466,1495283,133586,1393683,65006,1292083,-3574,1152383,-16274,982203,19286xe" fillcolor="black [3200]" stroked="f" strokeweight="1pt">
                    <v:stroke joinstyle="miter"/>
                    <v:path arrowok="t" o:connecttype="custom" o:connectlocs="982203,19286;372603,278366;6843,720326;174483,1070846;662163,1162286;1271763,842246;1576563,446006;1393683,65006;982203,19286" o:connectangles="0,0,0,0,0,0,0,0,0"/>
                  </v:shape>
                  <v:shape id="Freihandform 1093" o:spid="_x0000_s1032" style="position:absolute;left:62634;top:32819;width:19175;height:20812;visibility:visible;mso-wrap-style:square;v-text-anchor:middle" coordsize="1917507,208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8VOMMA&#10;AADdAAAADwAAAGRycy9kb3ducmV2LnhtbERP22oCMRB9L/QfwhR8q0m1iK5GaSu2ir54+YBhM+4u&#10;biZLEtf17xuh0Lc5nOvMFp2tRUs+VI41vPUVCOLcmYoLDafj6nUMIkRkg7Vj0nCnAIv589MMM+Nu&#10;vKf2EAuRQjhkqKGMscmkDHlJFkPfNcSJOztvMSboC2k83lK4reVAqZG0WHFqKLGhr5Lyy+FqNajT&#10;Jizb+9oMLj/vn7ut7fz1e69176X7mIKI1MV/8Z97bdJ8NRnC45t0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8VOMMAAADdAAAADwAAAAAAAAAAAAAAAACYAgAAZHJzL2Rv&#10;d25yZXYueG1sUEsFBgAAAAAEAAQA9QAAAIgDAAAAAA==&#10;" path="m2084,1927228v-30788,,287097,109297,452582,129309c620151,2076549,845672,2104259,994993,2047301v149321,-56957,203970,-121612,355600,-332509c1502223,1503895,1852436,1054392,1904775,781919,1957114,509446,1842430,208495,1664630,79956,1486830,-48583,874921,18380,837975,10683v-36945,-7697,461049,770,604982,23091c1586890,56095,1635381,79186,1701575,144610v66194,65424,107758,182418,138546,281709c1870909,525610,1927867,588726,1886303,740356v-41564,151630,-167794,395624,-295564,595745c1462969,1536222,1278242,1821010,1119684,1941083,961126,2061156,825660,2058077,639393,2056537,453126,2054998,32872,1927228,2084,1927228xe" fillcolor="white [3212]" stroked="f" strokeweight="1pt">
                    <v:stroke joinstyle="miter"/>
                    <v:path arrowok="t" o:connecttype="custom" o:connectlocs="2084,1927228;454666,2056537;994993,2047301;1350593,1714792;1904775,781919;1664630,79956;837975,10683;1442957,33774;1701575,144610;1840121,426319;1886303,740356;1590739,1336101;1119684,1941083;639393,2056537;2084,1927228" o:connectangles="0,0,0,0,0,0,0,0,0,0,0,0,0,0,0"/>
                  </v:shape>
                  <v:shape id="Freihandform 1094" o:spid="_x0000_s1033" style="position:absolute;left:33739;top:57410;width:12478;height:7098;rotation:11526242fd;visibility:visible;mso-wrap-style:square;v-text-anchor:middle" coordsize="1093600,70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ojMUA&#10;AADdAAAADwAAAGRycy9kb3ducmV2LnhtbERPTWvCQBC9F/wPywi91U1DEI2uEpVioacmPXgcs9Mk&#10;mJ0N2TVGf323UOhtHu9z1tvRtGKg3jWWFbzOIhDEpdUNVwq+ireXBQjnkTW2lknBnRxsN5OnNaba&#10;3viThtxXIoSwS1FB7X2XSunKmgy6me2IA/dte4M+wL6SusdbCDetjKNoLg02HBpq7GhfU3nJr0bB&#10;/HSOD/njeD8Uxe6yWCbnfZ59KPU8HbMVCE+j/xf/ud91mB8tE/j9Jpw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qiMxQAAAN0AAAAPAAAAAAAAAAAAAAAAAJgCAABkcnMv&#10;ZG93bnJldi54bWxQSwUGAAAAAAQABAD1AAAAigMAAAAA&#10;" path="m26170,709539c37715,701072,-7697,506339,86206,400121,180109,293903,427182,129188,589588,72230,751994,15272,1004455,-11666,1060643,58376v56188,70042,-133157,399473,-133927,434109c925946,527121,1029086,337006,1056025,266194v26939,-70812,47721,-154709,32327,-198582c1072958,23739,1039861,8346,963661,2958,887461,-2430,751225,-4739,631152,35285,511079,75309,345595,173830,243225,243103,140855,312376,54649,373951,16934,450921v-37715,76970,-2309,267085,9236,258618xe" fillcolor="white [3212]" stroked="f" strokeweight="1pt">
                    <v:stroke joinstyle="miter"/>
                    <v:path arrowok="t" o:connecttype="custom" o:connectlocs="29860,709539;98361,400121;672721,72230;1210196,58376;1057385,492485;1204927,266194;1241812,67612;1099539,2958;720146,35285;277520,243103;19322,450921;29860,709539" o:connectangles="0,0,0,0,0,0,0,0,0,0,0,0"/>
                  </v:shape>
                  <v:shape id="Freihandform 1095" o:spid="_x0000_s1034" style="position:absolute;left:46323;top:47597;width:4771;height:4604;visibility:visible;mso-wrap-style:square;v-text-anchor:middle" coordsize="477017,460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4sMA&#10;AADdAAAADwAAAGRycy9kb3ducmV2LnhtbERP22rCQBB9L/QflhH6VjcKjTZ1lWIRCkXE2A+YZsck&#10;JDsbslOT/n1XEHybw7nOajO6Vl2oD7VnA7NpAoq48Lbm0sD3afe8BBUE2WLrmQz8UYDN+vFhhZn1&#10;Ax/pkkupYgiHDA1UIl2mdSgqchimviOO3Nn3DiXCvtS2xyGGu1bPkyTVDmuODRV2tK2oaPJfZ6BZ&#10;fB138jM7pM0H7Zs8HVpZDsY8Tcb3N1BCo9zFN/enjfOT1xe4fhNP0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R+4sMAAADdAAAADwAAAAAAAAAAAAAAAACYAgAAZHJzL2Rv&#10;d25yZXYueG1sUEsFBgAAAAAEAAQA9QAAAIgDAAAAAA==&#10;" path="m11,322496v-1168,1751,87587,78828,147145,101600c206715,446868,303059,465553,357362,459130v54303,-6423,102184,-29779,115614,-73572c486406,341765,464218,250091,437942,196372,411666,142653,360866,95940,315321,63241,269776,30542,162337,-2741,164673,179v2336,2920,119701,41457,164662,80579c374296,119880,416921,185862,434438,234910v17517,49048,16933,108023,,140138c417505,407163,379551,421176,332838,427599v-46713,6423,-123789,2920,-178676,-14013c99275,396653,1179,320745,11,322496xe" fillcolor="white [3212]" stroked="f" strokeweight="1pt">
                    <v:stroke joinstyle="miter"/>
                    <v:path arrowok="t" o:connecttype="custom" o:connectlocs="11,322496;147156,424096;357362,459130;472976,385558;437942,196372;315321,63241;164673,179;329335,80758;434438,234910;434438,375048;332838,427599;154162,413586;11,322496" o:connectangles="0,0,0,0,0,0,0,0,0,0,0,0,0"/>
                  </v:shape>
                  <v:shape id="Freihandform 1096" o:spid="_x0000_s1035" style="position:absolute;left:60798;top:34692;width:17553;height:9337;visibility:visible;mso-wrap-style:square;v-text-anchor:middle" coordsize="1755256,93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sIA&#10;AADdAAAADwAAAGRycy9kb3ducmV2LnhtbERPTYvCMBC9C/6HMIK3NXUPotUoi7IgggddEb3NNrNN&#10;2WZSmmirv94Igrd5vM+ZLVpbiivVvnCsYDhIQBBnThecKzj8fH+MQfiArLF0TApu5GEx73ZmmGrX&#10;8I6u+5CLGMI+RQUmhCqV0meGLPqBq4gj9+dqiyHCOpe6xiaG21J+JslIWiw4NhisaGko+99frIJ2&#10;fD+u5bmx/nz6NduVXE42XCjV77VfUxCB2vAWv9xrHecnkxE8v4kn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77+wgAAAN0AAAAPAAAAAAAAAAAAAAAAAJgCAABkcnMvZG93&#10;bnJldi54bWxQSwUGAAAAAAQABAD1AAAAhwMAAAAA&#10;" path="m163,168046c-9168,163381,384273,38972,625314,18756v241041,-20216,632927,-38878,821094,27992c1634575,113617,1737212,272238,1754318,419973v17106,147735,-205273,513183,-205273,513183c1542825,948707,1690559,620581,1716996,513279v26437,-107302,37322,-149290,-9331,-223935c1661012,214699,1608138,105842,1437077,65409,1266016,24976,916118,34307,681298,46748,446478,59189,9494,172711,163,168046xe" fillcolor="white [3212]" stroked="f" strokeweight="1pt">
                    <v:stroke joinstyle="miter"/>
                    <v:path arrowok="t" o:connecttype="custom" o:connectlocs="163,168046;625314,18756;1446408,46748;1754318,419973;1549045,933156;1716996,513279;1707665,289344;1437077,65409;681298,46748;163,168046" o:connectangles="0,0,0,0,0,0,0,0,0,0"/>
                  </v:shape>
                  <v:shape id="Freihandform 1097" o:spid="_x0000_s1036" style="position:absolute;left:40010;top:55839;width:4409;height:6222;visibility:visible;mso-wrap-style:square;v-text-anchor:middle" coordsize="440860,62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wdMEA&#10;AADdAAAADwAAAGRycy9kb3ducmV2LnhtbERP32vCMBB+H/g/hBN8m4ljdK4zihsTBJ+m4vPRnG2x&#10;uZQma+p/bwTBt/v4ft5iNdhG9NT52rGG2VSBIC6cqbnUcDxsXucgfEA22DgmDVfysFqOXhaYGxf5&#10;j/p9KEUKYZ+jhiqENpfSFxVZ9FPXEifu7DqLIcGulKbDmMJtI9+UyqTFmlNDhS39VFRc9v9Ww280&#10;KsbW9sX7bi1P56z5PmUbrSfjYf0FItAQnuKHe2vSfPX5Afdv0gl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2MHTBAAAA3QAAAA8AAAAAAAAAAAAAAAAAmAIAAGRycy9kb3du&#10;cmV2LnhtbFBLBQYAAAAABAAEAPUAAACGAwAAAAA=&#10;" path="m271,87703c8638,85910,217814,-13897,290727,1642v72913,15539,134470,112358,147021,179294c450299,247872,424600,329750,366031,403260,307462,476771,95894,616620,86332,621999,76770,627378,253674,495298,308657,435533,363640,375768,407268,324969,416233,263411,425198,201853,391730,108022,362445,66187,333160,24352,301485,11204,240525,12399,179565,13594,-8096,89496,271,87703xe" fillcolor="white [3212]" stroked="f" strokeweight="1pt">
                    <v:stroke joinstyle="miter"/>
                    <v:path arrowok="t" o:connecttype="custom" o:connectlocs="271,87703;290727,1642;437748,180936;366031,403260;86332,621999;308657,435533;416233,263411;362445,66187;240525,12399;271,87703" o:connectangles="0,0,0,0,0,0,0,0,0,0"/>
                  </v:shape>
                  <v:shape id="Freihandform 1098" o:spid="_x0000_s1037" style="position:absolute;left:53961;top:29142;width:35166;height:29933;visibility:visible;mso-wrap-style:square;v-text-anchor:middle" coordsize="3516679,299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1vMYA&#10;AADdAAAADwAAAGRycy9kb3ducmV2LnhtbESPQUvDQBCF7wX/wzKCl2I39qAxdluKWBAsSKPeh+yY&#10;hGRn4+7apP++cyj0NsN78943q83kenWkEFvPBh4WGSjiytuWawPfX7v7HFRMyBZ7z2TgRBE265vZ&#10;CgvrRz7QsUy1khCOBRpoUhoKrWPVkMO48AOxaL8+OEyyhlrbgKOEu14vs+xRO2xZGhoc6LWhqiv/&#10;nYH5+Pb0kW+xi7sw/n3uu/izPOXG3N1O2xdQiaZ0NV+u363gZ8+CK9/ICHp9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F1vMYAAADdAAAADwAAAAAAAAAAAAAAAACYAgAAZHJz&#10;L2Rvd25yZXYueG1sUEsFBgAAAAAEAAQA9QAAAIsDAAAAAA==&#10;" path="m11418,2331815v50800,15240,312420,266700,563880,365760c826758,2796635,1256018,2916015,1520178,2926175v264160,10160,477520,-76200,640080,-167640c2322818,2667095,2330438,2552795,2495538,2377535v165100,-175260,518160,-416560,655320,-670560c3288018,1452975,3318498,1082135,3318498,853535v,-228600,-200660,-375920,-167640,-518160c3183878,193135,3511538,-4985,3516618,95v5080,5080,-307340,259080,-335280,365760c3153398,472535,3321038,518255,3348978,640175v27940,121920,17780,274320,,457200c3331198,1280255,3346438,1536795,3242298,1737455v-104140,200660,-518160,563880,-518160,563880c2571738,2466435,2477758,2623915,2327898,2728055v-149860,104140,-307340,157480,-502920,198120c1629398,2966815,1413498,3025235,1154418,2971895,895338,2918555,455918,2707735,270498,2606135,85078,2504535,-39382,2316575,11418,2331815xe" fillcolor="black [3200]" stroked="f" strokeweight="1pt">
                    <v:stroke joinstyle="miter"/>
                    <v:path arrowok="t" o:connecttype="custom" o:connectlocs="11418,2331815;575298,2697575;1520178,2926175;2160258,2758535;2495538,2377535;3150858,1706975;3318498,853535;3150858,335375;3516618,95;3181338,365855;3348978,640175;3348978,1097375;3242298,1737455;2724138,2301335;2327898,2728055;1824978,2926175;1154418,2971895;270498,2606135;11418,2331815" o:connectangles="0,0,0,0,0,0,0,0,0,0,0,0,0,0,0,0,0,0,0"/>
                  </v:shape>
                  <v:shape id="Freihandform 1099" o:spid="_x0000_s1038" style="position:absolute;left:45933;top:24048;width:38779;height:17612;visibility:visible;mso-wrap-style:square;v-text-anchor:middle" coordsize="3877873,1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X38AA&#10;AADdAAAADwAAAGRycy9kb3ducmV2LnhtbERPy6rCMBDdC/5DGOFuRFMvKrUaRYQLCm6s/YChmT6w&#10;mZQmau/fG0FwN4fznM2uN414UOdqywpm0wgEcW51zaWC7Po3iUE4j6yxsUwK/snBbjscbDDR9skX&#10;eqS+FCGEXYIKKu/bREqXV2TQTW1LHLjCdgZ9gF0pdYfPEG4a+RtFS2mw5tBQYUuHivJbejcKXBz3&#10;WTM3syVdx1l9jk9F4RZK/Yz6/RqEp95/xR/3UYf50WoF72/CC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EX38AAAADdAAAADwAAAAAAAAAAAAAAAACYAgAAZHJzL2Rvd25y&#10;ZXYueG1sUEsFBgAAAAAEAAQA9QAAAIUDAAAAAA==&#10;" path="m113139,1758181c92819,1791201,-29101,1539741,6459,1392421,42019,1245101,120759,1077461,326499,874261,532239,671061,839579,318001,1240899,173221,1642219,28441,2294999,-17279,2734419,5581v439420,22860,1122680,292100,1143000,304800c3897739,323081,3232259,114801,2856339,81781,2480419,48761,1972419,36061,1621899,112261,1271379,188461,1002139,358641,753219,538981,504299,719321,240139,991101,128379,1194301v-111760,203200,5080,530860,-15240,563880xe" fillcolor="black [3200]" stroked="f" strokeweight="1pt">
                    <v:stroke joinstyle="miter"/>
                    <v:path arrowok="t" o:connecttype="custom" o:connectlocs="113139,1758181;6459,1392421;326499,874261;1240899,173221;2734419,5581;3877419,310381;2856339,81781;1621899,112261;753219,538981;128379,1194301;113139,1758181" o:connectangles="0,0,0,0,0,0,0,0,0,0,0"/>
                  </v:shape>
                </v:group>
                <v:shape id="Freihandform 1100" o:spid="_x0000_s1039" style="position:absolute;left:6310;top:11393;width:4465;height:2782;visibility:visible;mso-wrap-style:square;v-text-anchor:middle" coordsize="3877873,1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kWMQA&#10;AADdAAAADwAAAGRycy9kb3ducmV2LnhtbESPzYrCQBCE7wu+w9CCF9FJZJUQHUUWFlzYi5oHaDKd&#10;H8z0hMyo2be3D8Leuqnqqq93h9F16kFDaD0bSJcJKOLS25ZrA8X1e5GBChHZYueZDPxRgMN+8rHD&#10;3Ponn+lxibWSEA45Gmhi7HOtQ9mQw7D0PbFolR8cRlmHWtsBnxLuOr1Kko122LI0NNjTV0Pl7XJ3&#10;BkKWjUX36dINXedF+5v9VFVYGzObjsctqEhj/De/r09W8NNE+OUbGUH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gJFjEAAAA3QAAAA8AAAAAAAAAAAAAAAAAmAIAAGRycy9k&#10;b3ducmV2LnhtbFBLBQYAAAAABAAEAPUAAACJAwAAAAA=&#10;" path="m113139,1758181c92819,1791201,-29101,1539741,6459,1392421,42019,1245101,120759,1077461,326499,874261,532239,671061,839579,318001,1240899,173221,1642219,28441,2294999,-17279,2734419,5581v439420,22860,1122680,292100,1143000,304800c3897739,323081,3232259,114801,2856339,81781,2480419,48761,1972419,36061,1621899,112261,1271379,188461,1002139,358641,753219,538981,504299,719321,240139,991101,128379,1194301v-111760,203200,5080,530860,-15240,563880xe" fillcolor="black [3200]" stroked="f" strokeweight="1pt">
                  <v:stroke joinstyle="miter"/>
                  <v:path arrowok="t" o:connecttype="custom" o:connectlocs="13029,277731;744,219954;37599,138103;142901,27363;314894,882;446522,49029;328935,12919;186777,17733;86740,85140;14784,188658;13029,277731" o:connectangles="0,0,0,0,0,0,0,0,0,0,0"/>
                </v:shape>
              </v:group>
            </w:pict>
          </mc:Fallback>
        </mc:AlternateContent>
      </w:r>
      <w:r w:rsidR="00E54881" w:rsidRPr="000B2EA2">
        <w:rPr>
          <w:noProof/>
          <w:lang w:eastAsia="de-CH"/>
        </w:rPr>
        <mc:AlternateContent>
          <mc:Choice Requires="wps">
            <w:drawing>
              <wp:anchor distT="0" distB="0" distL="114300" distR="114300" simplePos="0" relativeHeight="251712512" behindDoc="0" locked="0" layoutInCell="1" allowOverlap="1" wp14:anchorId="3FCC739F" wp14:editId="217C7773">
                <wp:simplePos x="0" y="0"/>
                <wp:positionH relativeFrom="column">
                  <wp:posOffset>2929255</wp:posOffset>
                </wp:positionH>
                <wp:positionV relativeFrom="paragraph">
                  <wp:posOffset>3189605</wp:posOffset>
                </wp:positionV>
                <wp:extent cx="795698" cy="638293"/>
                <wp:effectExtent l="0" t="0" r="23495" b="28575"/>
                <wp:wrapNone/>
                <wp:docPr id="1040" name="Rechteck 11"/>
                <wp:cNvGraphicFramePr/>
                <a:graphic xmlns:a="http://schemas.openxmlformats.org/drawingml/2006/main">
                  <a:graphicData uri="http://schemas.microsoft.com/office/word/2010/wordprocessingShape">
                    <wps:wsp>
                      <wps:cNvSpPr/>
                      <wps:spPr>
                        <a:xfrm>
                          <a:off x="0" y="0"/>
                          <a:ext cx="795698" cy="638293"/>
                        </a:xfrm>
                        <a:prstGeom prst="rect">
                          <a:avLst/>
                        </a:prstGeom>
                        <a:solidFill>
                          <a:schemeClr val="accent6">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935ACE" w:rsidRPr="00B705D4" w:rsidRDefault="00935ACE" w:rsidP="00935ACE">
                            <w:pPr>
                              <w:jc w:val="center"/>
                              <w:rPr>
                                <w:rFonts w:ascii="Comic Sans MS" w:hAnsi="Comic Sans MS"/>
                                <w:color w:val="000000" w:themeColor="text1"/>
                                <w:sz w:val="18"/>
                              </w:rPr>
                            </w:pPr>
                            <w:r w:rsidRPr="00B705D4">
                              <w:rPr>
                                <w:rFonts w:ascii="Comic Sans MS" w:hAnsi="Comic Sans MS"/>
                                <w:color w:val="000000" w:themeColor="text1"/>
                                <w:sz w:val="18"/>
                              </w:rPr>
                              <w:t>etc.</w:t>
                            </w:r>
                          </w:p>
                        </w:txbxContent>
                      </wps:txbx>
                      <wps:bodyPr rtlCol="0" anchor="ctr"/>
                    </wps:wsp>
                  </a:graphicData>
                </a:graphic>
              </wp:anchor>
            </w:drawing>
          </mc:Choice>
          <mc:Fallback>
            <w:pict>
              <v:rect w14:anchorId="3FCC739F" id="Rechteck 11" o:spid="_x0000_s1033" style="position:absolute;margin-left:230.65pt;margin-top:251.15pt;width:62.65pt;height:50.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" fillcolor="#c5e0b3 [1305]" strokecolor="black [3200]" strokeweight="1pt">
                <v:textbox>
                  <w:txbxContent>
                    <w:p w:rsidR="00935ACE" w:rsidRPr="00B705D4" w:rsidRDefault="00935ACE" w:rsidP="00935ACE">
                      <w:pPr>
                        <w:jc w:val="center"/>
                        <w:rPr>
                          <w:rFonts w:ascii="Comic Sans MS" w:hAnsi="Comic Sans MS"/>
                          <w:color w:val="000000" w:themeColor="text1"/>
                          <w:sz w:val="18"/>
                        </w:rPr>
                      </w:pPr>
                      <w:r w:rsidRPr="00B705D4">
                        <w:rPr>
                          <w:rFonts w:ascii="Comic Sans MS" w:hAnsi="Comic Sans MS"/>
                          <w:color w:val="000000" w:themeColor="text1"/>
                          <w:sz w:val="18"/>
                        </w:rPr>
                        <w:t>etc.</w:t>
                      </w:r>
                    </w:p>
                  </w:txbxContent>
                </v:textbox>
              </v:rect>
            </w:pict>
          </mc:Fallback>
        </mc:AlternateContent>
      </w:r>
      <w:r w:rsidR="00735E41" w:rsidRPr="000B2EA2">
        <w:rPr>
          <w:noProof/>
          <w:lang w:eastAsia="de-CH"/>
        </w:rPr>
        <mc:AlternateContent>
          <mc:Choice Requires="wps">
            <w:drawing>
              <wp:anchor distT="0" distB="0" distL="114300" distR="114300" simplePos="0" relativeHeight="251711488" behindDoc="0" locked="0" layoutInCell="1" allowOverlap="1" wp14:anchorId="6DDB6B4F" wp14:editId="15B0AA37">
                <wp:simplePos x="0" y="0"/>
                <wp:positionH relativeFrom="column">
                  <wp:posOffset>2932633</wp:posOffset>
                </wp:positionH>
                <wp:positionV relativeFrom="paragraph">
                  <wp:posOffset>2489835</wp:posOffset>
                </wp:positionV>
                <wp:extent cx="795655" cy="638175"/>
                <wp:effectExtent l="0" t="0" r="23495" b="28575"/>
                <wp:wrapNone/>
                <wp:docPr id="1039" name="Rechteck 10"/>
                <wp:cNvGraphicFramePr/>
                <a:graphic xmlns:a="http://schemas.openxmlformats.org/drawingml/2006/main">
                  <a:graphicData uri="http://schemas.microsoft.com/office/word/2010/wordprocessingShape">
                    <wps:wsp>
                      <wps:cNvSpPr/>
                      <wps:spPr>
                        <a:xfrm>
                          <a:off x="0" y="0"/>
                          <a:ext cx="795655" cy="638175"/>
                        </a:xfrm>
                        <a:prstGeom prst="rect">
                          <a:avLst/>
                        </a:prstGeom>
                        <a:solidFill>
                          <a:schemeClr val="accent6">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0B2EA2" w:rsidRPr="00B705D4" w:rsidRDefault="000B2EA2"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Statistiken</w:t>
                            </w:r>
                          </w:p>
                        </w:txbxContent>
                      </wps:txbx>
                      <wps:bodyPr rtlCol="0" anchor="ctr"/>
                    </wps:wsp>
                  </a:graphicData>
                </a:graphic>
              </wp:anchor>
            </w:drawing>
          </mc:Choice>
          <mc:Fallback>
            <w:pict>
              <v:rect w14:anchorId="6DDB6B4F" id="Rechteck 10" o:spid="_x0000_s1034" style="position:absolute;margin-left:230.9pt;margin-top:196.05pt;width:62.65pt;height:50.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" fillcolor="#c5e0b3 [1305]" strokecolor="black [3200]" strokeweight="1pt">
                <v:textbox>
                  <w:txbxContent>
                    <w:p w:rsidR="000B2EA2" w:rsidRPr="00B705D4" w:rsidRDefault="000B2EA2"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Statistiken</w:t>
                      </w:r>
                    </w:p>
                  </w:txbxContent>
                </v:textbox>
              </v:rect>
            </w:pict>
          </mc:Fallback>
        </mc:AlternateContent>
      </w:r>
      <w:r w:rsidR="00735E41" w:rsidRPr="000B2EA2">
        <w:rPr>
          <w:noProof/>
          <w:lang w:eastAsia="de-CH"/>
        </w:rPr>
        <mc:AlternateContent>
          <mc:Choice Requires="wps">
            <w:drawing>
              <wp:anchor distT="0" distB="0" distL="114300" distR="114300" simplePos="0" relativeHeight="251709440" behindDoc="0" locked="0" layoutInCell="1" allowOverlap="1" wp14:anchorId="357EC4D7" wp14:editId="5B52432C">
                <wp:simplePos x="0" y="0"/>
                <wp:positionH relativeFrom="column">
                  <wp:posOffset>2014367</wp:posOffset>
                </wp:positionH>
                <wp:positionV relativeFrom="paragraph">
                  <wp:posOffset>2493547</wp:posOffset>
                </wp:positionV>
                <wp:extent cx="795655" cy="638175"/>
                <wp:effectExtent l="0" t="0" r="23495" b="28575"/>
                <wp:wrapNone/>
                <wp:docPr id="1038" name="Rechteck 8"/>
                <wp:cNvGraphicFramePr/>
                <a:graphic xmlns:a="http://schemas.openxmlformats.org/drawingml/2006/main">
                  <a:graphicData uri="http://schemas.microsoft.com/office/word/2010/wordprocessingShape">
                    <wps:wsp>
                      <wps:cNvSpPr/>
                      <wps:spPr>
                        <a:xfrm>
                          <a:off x="0" y="0"/>
                          <a:ext cx="795655" cy="638175"/>
                        </a:xfrm>
                        <a:prstGeom prst="rect">
                          <a:avLst/>
                        </a:prstGeom>
                        <a:solidFill>
                          <a:schemeClr val="accent6">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0B2EA2" w:rsidRPr="00B705D4" w:rsidRDefault="00735E41"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Spiele</w:t>
                            </w:r>
                          </w:p>
                        </w:txbxContent>
                      </wps:txbx>
                      <wps:bodyPr rtlCol="0" anchor="ctr"/>
                    </wps:wsp>
                  </a:graphicData>
                </a:graphic>
              </wp:anchor>
            </w:drawing>
          </mc:Choice>
          <mc:Fallback>
            <w:pict>
              <v:rect w14:anchorId="357EC4D7" id="Rechteck 8" o:spid="_x0000_s1035" style="position:absolute;margin-left:158.6pt;margin-top:196.35pt;width:62.65pt;height:50.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" fillcolor="#c5e0b3 [1305]" strokecolor="black [3200]" strokeweight="1pt">
                <v:textbox>
                  <w:txbxContent>
                    <w:p w:rsidR="000B2EA2" w:rsidRPr="00B705D4" w:rsidRDefault="00735E41"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Spiele</w:t>
                      </w:r>
                    </w:p>
                  </w:txbxContent>
                </v:textbox>
              </v:rect>
            </w:pict>
          </mc:Fallback>
        </mc:AlternateContent>
      </w:r>
      <w:r w:rsidR="00735E41" w:rsidRPr="000B2EA2">
        <w:rPr>
          <w:noProof/>
          <w:lang w:eastAsia="de-CH"/>
        </w:rPr>
        <mc:AlternateContent>
          <mc:Choice Requires="wps">
            <w:drawing>
              <wp:anchor distT="0" distB="0" distL="114300" distR="114300" simplePos="0" relativeHeight="251710464" behindDoc="0" locked="0" layoutInCell="1" allowOverlap="1" wp14:anchorId="7DE7CB5E" wp14:editId="4071D3ED">
                <wp:simplePos x="0" y="0"/>
                <wp:positionH relativeFrom="column">
                  <wp:posOffset>2014855</wp:posOffset>
                </wp:positionH>
                <wp:positionV relativeFrom="paragraph">
                  <wp:posOffset>1777707</wp:posOffset>
                </wp:positionV>
                <wp:extent cx="795655" cy="638175"/>
                <wp:effectExtent l="0" t="0" r="23495" b="28575"/>
                <wp:wrapNone/>
                <wp:docPr id="10" name="Rechteck 9"/>
                <wp:cNvGraphicFramePr/>
                <a:graphic xmlns:a="http://schemas.openxmlformats.org/drawingml/2006/main">
                  <a:graphicData uri="http://schemas.microsoft.com/office/word/2010/wordprocessingShape">
                    <wps:wsp>
                      <wps:cNvSpPr/>
                      <wps:spPr>
                        <a:xfrm>
                          <a:off x="0" y="0"/>
                          <a:ext cx="795655" cy="638175"/>
                        </a:xfrm>
                        <a:prstGeom prst="rect">
                          <a:avLst/>
                        </a:prstGeom>
                        <a:solidFill>
                          <a:schemeClr val="accent6">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0B2EA2" w:rsidRPr="00B705D4" w:rsidRDefault="000B2EA2"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Üben</w:t>
                            </w:r>
                          </w:p>
                        </w:txbxContent>
                      </wps:txbx>
                      <wps:bodyPr rtlCol="0" anchor="ctr"/>
                    </wps:wsp>
                  </a:graphicData>
                </a:graphic>
              </wp:anchor>
            </w:drawing>
          </mc:Choice>
          <mc:Fallback>
            <w:pict>
              <v:rect w14:anchorId="7DE7CB5E" id="Rechteck 9" o:spid="_x0000_s1036" style="position:absolute;margin-left:158.65pt;margin-top:140pt;width:62.65pt;height:50.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" fillcolor="#c5e0b3 [1305]" strokecolor="black [3200]" strokeweight="1pt">
                <v:textbox>
                  <w:txbxContent>
                    <w:p w:rsidR="000B2EA2" w:rsidRPr="00B705D4" w:rsidRDefault="000B2EA2" w:rsidP="000B2EA2">
                      <w:pPr>
                        <w:pStyle w:val="StandardWeb"/>
                        <w:spacing w:before="0" w:beforeAutospacing="0" w:after="0" w:afterAutospacing="0"/>
                        <w:jc w:val="center"/>
                        <w:rPr>
                          <w:rFonts w:ascii="Comic Sans MS" w:hAnsi="Comic Sans MS" w:cstheme="minorBidi"/>
                          <w:color w:val="000000" w:themeColor="text1"/>
                          <w:kern w:val="24"/>
                          <w:sz w:val="16"/>
                        </w:rPr>
                      </w:pPr>
                      <w:r w:rsidRPr="00B705D4">
                        <w:rPr>
                          <w:rFonts w:ascii="Comic Sans MS" w:hAnsi="Comic Sans MS" w:cstheme="minorBidi"/>
                          <w:color w:val="000000" w:themeColor="text1"/>
                          <w:kern w:val="24"/>
                          <w:sz w:val="16"/>
                        </w:rPr>
                        <w:t>Üben</w:t>
                      </w:r>
                    </w:p>
                  </w:txbxContent>
                </v:textbox>
              </v:rect>
            </w:pict>
          </mc:Fallback>
        </mc:AlternateContent>
      </w:r>
      <w:r w:rsidR="00735E41" w:rsidRPr="000B2EA2">
        <w:rPr>
          <w:noProof/>
          <w:lang w:eastAsia="de-CH"/>
        </w:rPr>
        <mc:AlternateContent>
          <mc:Choice Requires="wps">
            <w:drawing>
              <wp:anchor distT="0" distB="0" distL="114300" distR="114300" simplePos="0" relativeHeight="251708416" behindDoc="0" locked="0" layoutInCell="1" allowOverlap="1" wp14:anchorId="69DC11D2" wp14:editId="3AA4A69E">
                <wp:simplePos x="0" y="0"/>
                <wp:positionH relativeFrom="column">
                  <wp:posOffset>2947661</wp:posOffset>
                </wp:positionH>
                <wp:positionV relativeFrom="paragraph">
                  <wp:posOffset>1775802</wp:posOffset>
                </wp:positionV>
                <wp:extent cx="795655" cy="638175"/>
                <wp:effectExtent l="0" t="0" r="23495" b="28575"/>
                <wp:wrapNone/>
                <wp:docPr id="1037" name="Rechteck 6"/>
                <wp:cNvGraphicFramePr/>
                <a:graphic xmlns:a="http://schemas.openxmlformats.org/drawingml/2006/main">
                  <a:graphicData uri="http://schemas.microsoft.com/office/word/2010/wordprocessingShape">
                    <wps:wsp>
                      <wps:cNvSpPr/>
                      <wps:spPr>
                        <a:xfrm>
                          <a:off x="0" y="0"/>
                          <a:ext cx="795655" cy="638175"/>
                        </a:xfrm>
                        <a:prstGeom prst="rect">
                          <a:avLst/>
                        </a:prstGeom>
                        <a:solidFill>
                          <a:schemeClr val="accent6">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0B2EA2" w:rsidRPr="00B705D4" w:rsidRDefault="00735E41" w:rsidP="000B2EA2">
                            <w:pPr>
                              <w:pStyle w:val="StandardWeb"/>
                              <w:spacing w:before="0" w:beforeAutospacing="0" w:after="0" w:afterAutospacing="0"/>
                              <w:jc w:val="center"/>
                              <w:rPr>
                                <w:rFonts w:ascii="Comic Sans MS" w:hAnsi="Comic Sans MS"/>
                                <w:color w:val="000000" w:themeColor="text1"/>
                                <w:sz w:val="16"/>
                              </w:rPr>
                            </w:pPr>
                            <w:r w:rsidRPr="00B705D4">
                              <w:rPr>
                                <w:rFonts w:ascii="Comic Sans MS" w:hAnsi="Comic Sans MS" w:cstheme="minorBidi"/>
                                <w:color w:val="000000" w:themeColor="text1"/>
                                <w:kern w:val="24"/>
                                <w:sz w:val="16"/>
                              </w:rPr>
                              <w:t>Karteikarte hinzufügen</w:t>
                            </w:r>
                          </w:p>
                        </w:txbxContent>
                      </wps:txbx>
                      <wps:bodyPr rtlCol="0" anchor="ctr"/>
                    </wps:wsp>
                  </a:graphicData>
                </a:graphic>
              </wp:anchor>
            </w:drawing>
          </mc:Choice>
          <mc:Fallback>
            <w:pict>
              <v:rect w14:anchorId="69DC11D2" id="Rechteck 6" o:spid="_x0000_s1037" style="position:absolute;margin-left:232.1pt;margin-top:139.85pt;width:62.6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" fillcolor="#c5e0b3 [1305]" strokecolor="black [3200]" strokeweight="1pt">
                <v:textbox>
                  <w:txbxContent>
                    <w:p w:rsidR="000B2EA2" w:rsidRPr="00B705D4" w:rsidRDefault="00735E41" w:rsidP="000B2EA2">
                      <w:pPr>
                        <w:pStyle w:val="StandardWeb"/>
                        <w:spacing w:before="0" w:beforeAutospacing="0" w:after="0" w:afterAutospacing="0"/>
                        <w:jc w:val="center"/>
                        <w:rPr>
                          <w:rFonts w:ascii="Comic Sans MS" w:hAnsi="Comic Sans MS"/>
                          <w:color w:val="000000" w:themeColor="text1"/>
                          <w:sz w:val="16"/>
                        </w:rPr>
                      </w:pPr>
                      <w:r w:rsidRPr="00B705D4">
                        <w:rPr>
                          <w:rFonts w:ascii="Comic Sans MS" w:hAnsi="Comic Sans MS" w:cstheme="minorBidi"/>
                          <w:color w:val="000000" w:themeColor="text1"/>
                          <w:kern w:val="24"/>
                          <w:sz w:val="16"/>
                        </w:rPr>
                        <w:t>Karteikarte hinzufügen</w:t>
                      </w:r>
                    </w:p>
                  </w:txbxContent>
                </v:textbox>
              </v:rect>
            </w:pict>
          </mc:Fallback>
        </mc:AlternateContent>
      </w:r>
      <w:r w:rsidR="000B2EA2" w:rsidRPr="000B2EA2">
        <w:rPr>
          <w:noProof/>
          <w:lang w:eastAsia="de-CH"/>
        </w:rPr>
        <w:drawing>
          <wp:inline distT="0" distB="0" distL="0" distR="0" wp14:anchorId="6CE8CE84" wp14:editId="65A2B7B2">
            <wp:extent cx="5670252" cy="5787254"/>
            <wp:effectExtent l="0" t="0" r="6985" b="4445"/>
            <wp:docPr id="1041" name="Picture 2" descr="https://openclipart.org/image/2400px/svg_to_png/204034/IPHONE-6-BW-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openclipart.org/image/2400px/svg_to_png/204034/IPHONE-6-BW-OC-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0252" cy="578725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935ACE">
        <w:t>.</w:t>
      </w:r>
    </w:p>
    <w:p w:rsidR="0009721D" w:rsidRPr="0009721D" w:rsidRDefault="0009721D" w:rsidP="0009721D"/>
    <w:p w:rsidR="0009721D" w:rsidRDefault="00987D9C" w:rsidP="0009721D">
      <w:pPr>
        <w:rPr>
          <w:ins w:id="23" w:author="WISS" w:date="2016-03-31T09:51:00Z"/>
        </w:rPr>
      </w:pPr>
      <w:ins w:id="24" w:author="WISS" w:date="2016-03-31T09:51:00Z">
        <w:r>
          <w:t>Produktname:</w:t>
        </w:r>
      </w:ins>
    </w:p>
    <w:p w:rsidR="00987D9C" w:rsidRDefault="00987D9C" w:rsidP="0009721D">
      <w:pPr>
        <w:rPr>
          <w:ins w:id="25" w:author="WISS" w:date="2016-03-31T09:51:00Z"/>
        </w:rPr>
      </w:pPr>
      <w:ins w:id="26" w:author="WISS" w:date="2016-03-31T09:51:00Z">
        <w:r>
          <w:t>Logo:</w:t>
        </w:r>
      </w:ins>
    </w:p>
    <w:p w:rsidR="00987D9C" w:rsidRPr="0009721D" w:rsidRDefault="00987D9C" w:rsidP="0009721D">
      <w:ins w:id="27" w:author="WISS" w:date="2016-03-31T09:51:00Z">
        <w:r>
          <w:t>Impressum:</w:t>
        </w:r>
      </w:ins>
    </w:p>
    <w:p w:rsidR="0009721D" w:rsidRPr="0009721D" w:rsidRDefault="0009721D" w:rsidP="0009721D"/>
    <w:p w:rsidR="0009721D" w:rsidRPr="0009721D" w:rsidRDefault="0009721D" w:rsidP="0009721D"/>
    <w:p w:rsidR="0009721D" w:rsidRPr="0009721D" w:rsidRDefault="0009721D" w:rsidP="0009721D"/>
    <w:p w:rsidR="0009721D" w:rsidRPr="0009721D" w:rsidRDefault="0009721D" w:rsidP="0009721D"/>
    <w:p w:rsidR="0009721D" w:rsidRPr="0009721D" w:rsidRDefault="0009721D" w:rsidP="0009721D"/>
    <w:p w:rsidR="0009721D" w:rsidRDefault="0009721D" w:rsidP="0009721D"/>
    <w:p w:rsidR="0003591B" w:rsidRDefault="0003591B" w:rsidP="00E7121E">
      <w:pPr>
        <w:rPr>
          <w:sz w:val="44"/>
        </w:rPr>
      </w:pPr>
      <w:r>
        <w:rPr>
          <w:sz w:val="44"/>
        </w:rPr>
        <w:br w:type="page"/>
      </w:r>
      <w:r>
        <w:rPr>
          <w:sz w:val="44"/>
        </w:rPr>
        <w:lastRenderedPageBreak/>
        <w:t>Üben</w:t>
      </w:r>
      <w:ins w:id="28" w:author="WISS" w:date="2016-03-31T09:52:00Z">
        <w:r w:rsidR="00987D9C">
          <w:rPr>
            <w:sz w:val="44"/>
          </w:rPr>
          <w:t xml:space="preserve"> (Lernen)</w:t>
        </w:r>
      </w:ins>
    </w:p>
    <w:p w:rsidR="00CB17AD" w:rsidRDefault="0003591B">
      <w:r>
        <w:t xml:space="preserve">Klickt man auf den </w:t>
      </w:r>
      <w:del w:id="29" w:author="WISS" w:date="2016-03-31T09:52:00Z">
        <w:r w:rsidDel="00987D9C">
          <w:delText xml:space="preserve">üben </w:delText>
        </w:r>
      </w:del>
      <w:r>
        <w:t>Button</w:t>
      </w:r>
      <w:ins w:id="30" w:author="WISS" w:date="2016-03-31T09:52:00Z">
        <w:r w:rsidR="00987D9C">
          <w:t xml:space="preserve"> „Üben“</w:t>
        </w:r>
      </w:ins>
      <w:r>
        <w:t xml:space="preserve"> </w:t>
      </w:r>
      <w:del w:id="31" w:author="WISS" w:date="2016-03-31T09:52:00Z">
        <w:r w:rsidDel="00987D9C">
          <w:delText>so kommt man hier her</w:delText>
        </w:r>
      </w:del>
      <w:ins w:id="32" w:author="WISS" w:date="2016-03-31T09:53:00Z">
        <w:r w:rsidR="00987D9C">
          <w:t xml:space="preserve"> erscheint die Auswahl des Themas</w:t>
        </w:r>
      </w:ins>
      <w:r>
        <w:t>.</w:t>
      </w:r>
      <w:ins w:id="33" w:author="WISS" w:date="2016-03-31T09:53:00Z">
        <w:r w:rsidR="00987D9C">
          <w:t xml:space="preserve"> Hier kann man auch gleich ein neues Thema erfassen (richtig so</w:t>
        </w:r>
      </w:ins>
      <w:ins w:id="34" w:author="WISS" w:date="2016-03-31T10:07:00Z">
        <w:r w:rsidR="00DA7245">
          <w:t>?</w:t>
        </w:r>
      </w:ins>
      <w:ins w:id="35" w:author="WISS" w:date="2016-03-31T09:54:00Z">
        <w:r w:rsidR="00987D9C">
          <w:t xml:space="preserve"> </w:t>
        </w:r>
      </w:ins>
      <w:ins w:id="36" w:author="WISS" w:date="2016-03-31T10:07:00Z">
        <w:r w:rsidR="00DA7245">
          <w:t>D</w:t>
        </w:r>
      </w:ins>
      <w:ins w:id="37" w:author="WISS" w:date="2016-03-31T09:54:00Z">
        <w:r w:rsidR="00987D9C">
          <w:t>enn Lernkarte</w:t>
        </w:r>
      </w:ins>
      <w:ins w:id="38" w:author="WISS" w:date="2016-03-31T10:07:00Z">
        <w:r w:rsidR="00DA7245">
          <w:t>n erstellen ist in einem anderen Menü!</w:t>
        </w:r>
      </w:ins>
      <w:ins w:id="39" w:author="WISS" w:date="2016-03-31T09:53:00Z">
        <w:r w:rsidR="00987D9C">
          <w:t>):</w:t>
        </w:r>
      </w:ins>
    </w:p>
    <w:p w:rsidR="00CB17AD" w:rsidRDefault="00CB17AD">
      <w:r>
        <w:rPr>
          <w:noProof/>
          <w:lang w:eastAsia="de-CH"/>
        </w:rPr>
        <mc:AlternateContent>
          <mc:Choice Requires="wpg">
            <w:drawing>
              <wp:anchor distT="0" distB="0" distL="114300" distR="114300" simplePos="0" relativeHeight="251742208" behindDoc="0" locked="0" layoutInCell="1" allowOverlap="1" wp14:anchorId="2FE94606" wp14:editId="2330112C">
                <wp:simplePos x="0" y="0"/>
                <wp:positionH relativeFrom="column">
                  <wp:posOffset>-137795</wp:posOffset>
                </wp:positionH>
                <wp:positionV relativeFrom="paragraph">
                  <wp:posOffset>76019</wp:posOffset>
                </wp:positionV>
                <wp:extent cx="3886200" cy="7631430"/>
                <wp:effectExtent l="0" t="0" r="0" b="0"/>
                <wp:wrapNone/>
                <wp:docPr id="1155" name="Gruppieren 1155"/>
                <wp:cNvGraphicFramePr/>
                <a:graphic xmlns:a="http://schemas.openxmlformats.org/drawingml/2006/main">
                  <a:graphicData uri="http://schemas.microsoft.com/office/word/2010/wordprocessingGroup">
                    <wpg:wgp>
                      <wpg:cNvGrpSpPr/>
                      <wpg:grpSpPr>
                        <a:xfrm>
                          <a:off x="0" y="0"/>
                          <a:ext cx="3886200" cy="7631430"/>
                          <a:chOff x="0" y="0"/>
                          <a:chExt cx="3886200" cy="7631430"/>
                        </a:xfrm>
                      </wpg:grpSpPr>
                      <wpg:grpSp>
                        <wpg:cNvPr id="1103" name="Gruppieren 1103"/>
                        <wpg:cNvGrpSpPr/>
                        <wpg:grpSpPr>
                          <a:xfrm>
                            <a:off x="0" y="0"/>
                            <a:ext cx="3886200" cy="7631430"/>
                            <a:chOff x="0" y="0"/>
                            <a:chExt cx="4330065" cy="8051800"/>
                          </a:xfrm>
                        </wpg:grpSpPr>
                        <wpg:grpSp>
                          <wpg:cNvPr id="1104" name="Gruppieren 1104"/>
                          <wpg:cNvGrpSpPr/>
                          <wpg:grpSpPr>
                            <a:xfrm>
                              <a:off x="0" y="0"/>
                              <a:ext cx="4330065" cy="8051800"/>
                              <a:chOff x="0" y="0"/>
                              <a:chExt cx="4330065" cy="8051800"/>
                            </a:xfrm>
                          </wpg:grpSpPr>
                          <pic:pic xmlns:pic="http://schemas.openxmlformats.org/drawingml/2006/picture">
                            <pic:nvPicPr>
                              <pic:cNvPr id="1105" name="Picture 2" descr="https://openclipart.org/image/2400px/svg_to_png/204034/IPHONE-6-BW-OC-2.png"/>
                              <pic:cNvPicPr>
                                <a:picLocks noChangeAspect="1"/>
                              </pic:cNvPicPr>
                            </pic:nvPicPr>
                            <pic:blipFill rotWithShape="1">
                              <a:blip r:embed="rId9" cstate="print">
                                <a:extLst>
                                  <a:ext uri="{28A0092B-C50C-407E-A947-70E740481C1C}">
                                    <a14:useLocalDpi xmlns:a14="http://schemas.microsoft.com/office/drawing/2010/main" val="0"/>
                                  </a:ext>
                                </a:extLst>
                              </a:blip>
                              <a:srcRect l="26896" t="5185" r="25039" b="7252"/>
                              <a:stretch/>
                            </pic:blipFill>
                            <pic:spPr bwMode="auto">
                              <a:xfrm>
                                <a:off x="0" y="0"/>
                                <a:ext cx="4330065" cy="8051800"/>
                              </a:xfrm>
                              <a:prstGeom prst="rect">
                                <a:avLst/>
                              </a:prstGeom>
                              <a:noFill/>
                              <a:ln>
                                <a:noFill/>
                              </a:ln>
                              <a:extLst>
                                <a:ext uri="{53640926-AAD7-44D8-BBD7-CCE9431645EC}">
                                  <a14:shadowObscured xmlns:a14="http://schemas.microsoft.com/office/drawing/2010/main"/>
                                </a:ext>
                              </a:extLst>
                            </pic:spPr>
                          </pic:pic>
                          <wps:wsp>
                            <wps:cNvPr id="1106" name="Abgerundetes Rechteck 1106"/>
                            <wps:cNvSpPr/>
                            <wps:spPr>
                              <a:xfrm>
                                <a:off x="487680" y="1032566"/>
                                <a:ext cx="3283527" cy="5880463"/>
                              </a:xfrm>
                              <a:prstGeom prst="roundRect">
                                <a:avLst>
                                  <a:gd name="adj" fmla="val 2113"/>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7" name="Abgerundetes Rechteck 1127"/>
                          <wps:cNvSpPr/>
                          <wps:spPr>
                            <a:xfrm>
                              <a:off x="594360" y="1257300"/>
                              <a:ext cx="304338" cy="348343"/>
                            </a:xfrm>
                            <a:prstGeom prst="roundRect">
                              <a:avLst/>
                            </a:prstGeom>
                          </wps:spPr>
                          <wps:style>
                            <a:lnRef idx="2">
                              <a:schemeClr val="dk1"/>
                            </a:lnRef>
                            <a:fillRef idx="1">
                              <a:schemeClr val="lt1"/>
                            </a:fillRef>
                            <a:effectRef idx="0">
                              <a:schemeClr val="dk1"/>
                            </a:effectRef>
                            <a:fontRef idx="minor">
                              <a:schemeClr val="dk1"/>
                            </a:fontRef>
                          </wps:style>
                          <wps:txbx>
                            <w:txbxContent>
                              <w:p w:rsidR="00AA2395" w:rsidRPr="00AA2395" w:rsidRDefault="00AA2395" w:rsidP="00AA2395">
                                <w:pPr>
                                  <w:rPr>
                                    <w:color w:val="FF0000"/>
                                  </w:rPr>
                                </w:pPr>
                                <w:r w:rsidRPr="00AA2395">
                                  <w:rPr>
                                    <w:rFonts w:ascii="Segoe UI Symbol" w:hAnsi="Segoe UI Symbol"/>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9" name="Abgerundetes Rechteck 1149"/>
                        <wps:cNvSpPr/>
                        <wps:spPr>
                          <a:xfrm>
                            <a:off x="930123" y="1163842"/>
                            <a:ext cx="2264229" cy="455016"/>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0D6A64" w:rsidP="00AA2395">
                              <w:pPr>
                                <w:jc w:val="center"/>
                                <w:rPr>
                                  <w:sz w:val="32"/>
                                </w:rPr>
                              </w:pPr>
                              <w:r>
                                <w:rPr>
                                  <w:sz w:val="32"/>
                                </w:rPr>
                                <w:t>Themen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Abgerundetes Rechteck 1150"/>
                        <wps:cNvSpPr/>
                        <wps:spPr>
                          <a:xfrm>
                            <a:off x="540690" y="2009019"/>
                            <a:ext cx="1273628" cy="7075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AA2395" w:rsidP="00AA2395">
                              <w:pPr>
                                <w:jc w:val="center"/>
                                <w:rPr>
                                  <w:sz w:val="32"/>
                                </w:rPr>
                              </w:pPr>
                              <w:r>
                                <w:rPr>
                                  <w:sz w:val="32"/>
                                </w:rPr>
                                <w:t>Thema erstellen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Abgerundetes Rechteck 1151"/>
                        <wps:cNvSpPr/>
                        <wps:spPr>
                          <a:xfrm>
                            <a:off x="533400" y="3074612"/>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AA2395" w:rsidP="00AA2395">
                              <w:pPr>
                                <w:jc w:val="center"/>
                                <w:rPr>
                                  <w:sz w:val="32"/>
                                </w:rPr>
                              </w:pPr>
                              <w:r>
                                <w:rPr>
                                  <w:sz w:val="32"/>
                                </w:rPr>
                                <w:t>Mathe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Abgerundetes Rechteck 1115"/>
                        <wps:cNvSpPr/>
                        <wps:spPr>
                          <a:xfrm>
                            <a:off x="1654628" y="3074612"/>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AA2395" w:rsidP="00AA2395">
                              <w:pPr>
                                <w:jc w:val="center"/>
                                <w:rPr>
                                  <w:sz w:val="32"/>
                                </w:rPr>
                              </w:pPr>
                              <w:r>
                                <w:rPr>
                                  <w:sz w:val="32"/>
                                </w:rPr>
                                <w:t>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 name="Abgerundetes Rechteck 1153"/>
                        <wps:cNvSpPr/>
                        <wps:spPr>
                          <a:xfrm>
                            <a:off x="533434" y="3957567"/>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AA2395" w:rsidP="00AA2395">
                              <w:pPr>
                                <w:jc w:val="center"/>
                                <w:rPr>
                                  <w:sz w:val="32"/>
                                </w:rPr>
                              </w:pPr>
                              <w:r>
                                <w:rPr>
                                  <w:sz w:val="32"/>
                                </w:rPr>
                                <w:t>Deutsch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Abgerundetes Rechteck 1154"/>
                        <wps:cNvSpPr/>
                        <wps:spPr>
                          <a:xfrm>
                            <a:off x="1654628" y="3968453"/>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AA2395" w:rsidRPr="00126E31" w:rsidRDefault="00AA2395" w:rsidP="00AA2395">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E94606" id="Gruppieren 1155" o:spid="_x0000_s1038" style="position:absolute;margin-left:-10.85pt;margin-top:6pt;width:306pt;height:600.9pt;z-index:251742208" coordsize="38862,7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">
                <v:group id="Gruppieren 1103" o:spid="_x0000_s1039" style="position:absolute;width:38862;height:76314" coordsize="43300,8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group id="Gruppieren 1104" o:spid="_x0000_s1040" style="position:absolute;width:43300;height:80518" coordsize="43300,8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Bg/cQAAADdAAAADwAAAGRycy9kb3ducmV2LnhtbERPS2vCQBC+F/wPywi9&#10;NZtoWyRmFZFaegiFqiDehuyYBLOzIbvN4993C4Xe5uN7TrYdTSN66lxtWUESxSCIC6trLhWcT4en&#10;FQjnkTU2lknBRA62m9lDhqm2A39Rf/SlCCHsUlRQed+mUrqiIoMusi1x4G62M+gD7EqpOxxCuGnk&#10;Io5fpcGaQ0OFLe0rKu7Hb6PgfcBht0ze+vx+20/X08vnJU9Iqcf5uFuD8DT6f/Gf+0OH+Un8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kBg/cQAAADdAAAA&#10;DwAAAAAAAAAAAAAAAACqAgAAZHJzL2Rvd25yZXYueG1sUEsFBgAAAAAEAAQA+gAAAJsDAAAAAA==&#10;">
                    <v:shape id="Picture 2" o:spid="_x0000_s1041" type="#_x0000_t75" alt="https://openclipart.org/image/2400px/svg_to_png/204034/IPHONE-6-BW-OC-2.png" style="position:absolute;width:43300;height:80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O95TFAAAA3QAAAA8AAABkcnMvZG93bnJldi54bWxEj92KwjAQhe8F3yGMsDeiqYt/VKMsC8uK&#10;V7b1AcZmbIvNpDSxdt9+IwjezXDOnO/Mdt+bWnTUusqygtk0AkGcW11xoeCc/UzWIJxH1lhbJgV/&#10;5GC/Gw62GGv74IS61BcihLCLUUHpfRNL6fKSDLqpbYiDdrWtQR/WtpC6xUcIN7X8jKKlNFhxIJTY&#10;0HdJ+S29mwC5HLPl7+o0PqaH+zmbN0madIlSH6P+awPCU+/f5tf1QYf6s2gBz2/CCHL3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TveUxQAAAN0AAAAPAAAAAAAAAAAAAAAA&#10;AJ8CAABkcnMvZG93bnJldi54bWxQSwUGAAAAAAQABAD3AAAAkQMAAAAA&#10;">
                      <v:imagedata r:id="rId11" o:title="IPHONE-6-BW-OC-2" croptop="3398f" cropbottom="4753f" cropleft="17627f" cropright="16410f"/>
                      <v:path arrowok="t"/>
                    </v:shape>
                    <v:roundrect id="Abgerundetes Rechteck 1106" o:spid="_x0000_s1042" style="position:absolute;left:4876;top:10325;width:32836;height:58805;visibility:visible;mso-wrap-style:square;v-text-anchor:middle" arcsize="138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ncMA&#10;AADdAAAADwAAAGRycy9kb3ducmV2LnhtbERPS2vCQBC+F/wPyxR6KbpR64PoKqWl4K0YH+chOyax&#10;2dmYnWr8991Cobf5+J6zXHeuVldqQ+XZwHCQgCLOva24MLDfffTnoIIgW6w9k4E7BViveg9LTK2/&#10;8ZaumRQqhnBI0UAp0qRah7wkh2HgG+LInXzrUCJsC21bvMVwV+tRkky1w4pjQ4kNvZWUf2XfzsDk&#10;IuejZLPn5nM/8oftO72Mx2TM02P3ugAl1Mm/+M+9sXH+MJnC7zfxBL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NPncMAAADdAAAADwAAAAAAAAAAAAAAAACYAgAAZHJzL2Rv&#10;d25yZXYueG1sUEsFBgAAAAAEAAQA9QAAAIgDAAAAAA==&#10;" fillcolor="white [3201]" stroked="f" strokeweight="1pt">
                      <v:stroke joinstyle="miter"/>
                    </v:roundrect>
                  </v:group>
                  <v:roundrect id="Abgerundetes Rechteck 1127" o:spid="_x0000_s1043" style="position:absolute;left:5943;top:12573;width:3043;height:34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hOsMA&#10;AADdAAAADwAAAGRycy9kb3ducmV2LnhtbERPTWvCQBC9C/6HZYTedBMPbUldRRTRFqQYq+chO82m&#10;ZmdDdjXpv3cLBW/zeJ8zW/S2FjdqfeVYQTpJQBAXTldcKvg6bsavIHxA1lg7JgW/5GExHw5mmGnX&#10;8YFueShFDGGfoQITQpNJ6QtDFv3ENcSR+3atxRBhW0rdYhfDbS2nSfIsLVYcGww2tDJUXPKrVXBe&#10;uu2nvH7sTxeTB/Pzzt063Sr1NOqXbyAC9eEh/nfvdJyfTl/g75t4gp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vhOsMAAADdAAAADwAAAAAAAAAAAAAAAACYAgAAZHJzL2Rv&#10;d25yZXYueG1sUEsFBgAAAAAEAAQA9QAAAIgDAAAAAA==&#10;" fillcolor="white [3201]" strokecolor="black [3200]" strokeweight="1pt">
                    <v:stroke joinstyle="miter"/>
                    <v:textbox>
                      <w:txbxContent>
                        <w:p w:rsidR="00AA2395" w:rsidRPr="00AA2395" w:rsidRDefault="00AA2395" w:rsidP="00AA2395">
                          <w:pPr>
                            <w:rPr>
                              <w:color w:val="FF0000"/>
                            </w:rPr>
                          </w:pPr>
                          <w:r w:rsidRPr="00AA2395">
                            <w:rPr>
                              <w:rFonts w:ascii="Segoe UI Symbol" w:hAnsi="Segoe UI Symbol"/>
                              <w:color w:val="FF0000"/>
                            </w:rPr>
                            <w:t></w:t>
                          </w:r>
                        </w:p>
                      </w:txbxContent>
                    </v:textbox>
                  </v:roundrect>
                </v:group>
                <v:roundrect id="Abgerundetes Rechteck 1149" o:spid="_x0000_s1044" style="position:absolute;left:9301;top:11638;width:22642;height:4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m38IA&#10;AADdAAAADwAAAGRycy9kb3ducmV2LnhtbERPzWrCQBC+F3yHZYTe6iYi0kbXEJSChV5M8wBDdsxG&#10;s7Mhu5q0T98tCL3Nx/c723yynbjT4FvHCtJFAoK4drrlRkH19f7yCsIHZI2dY1LwTR7y3expi5l2&#10;I5/oXoZGxBD2GSowIfSZlL42ZNEvXE8cubMbLIYIh0bqAccYbju5TJK1tNhybDDY095QfS1vVgEf&#10;ZFEcf9arj8qNl6YrzGdZGaWe51OxARFoCv/ih/uo4/x09QZ/38QT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mbfwgAAAN0AAAAPAAAAAAAAAAAAAAAAAJgCAABkcnMvZG93&#10;bnJldi54bWxQSwUGAAAAAAQABAD1AAAAhwMAAAAA&#10;" fillcolor="#fff2cc [663]" strokecolor="black [3200]" strokeweight="1pt">
                  <v:stroke joinstyle="miter"/>
                  <v:textbox>
                    <w:txbxContent>
                      <w:p w:rsidR="00AA2395" w:rsidRPr="00126E31" w:rsidRDefault="000D6A64" w:rsidP="00AA2395">
                        <w:pPr>
                          <w:jc w:val="center"/>
                          <w:rPr>
                            <w:sz w:val="32"/>
                          </w:rPr>
                        </w:pPr>
                        <w:r>
                          <w:rPr>
                            <w:sz w:val="32"/>
                          </w:rPr>
                          <w:t>Themen</w:t>
                        </w:r>
                      </w:p>
                    </w:txbxContent>
                  </v:textbox>
                </v:roundrect>
                <v:roundrect id="Abgerundetes Rechteck 1150" o:spid="_x0000_s1045" style="position:absolute;left:5406;top:20090;width:12737;height:7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EcMgA&#10;AADdAAAADwAAAGRycy9kb3ducmV2LnhtbESPT2vDMAzF74N9B6NBL6N1srG2pHXLKGzssFH659Cj&#10;iNUkXSwH222ybz8dBrtJvKf3flquB9eqG4XYeDaQTzJQxKW3DVcGjoe38RxUTMgWW89k4IcirFf3&#10;d0ssrO95R7d9qpSEcCzQQJ1SV2gdy5ocxonviEU7++AwyRoqbQP2Eu5a/ZRlU+2wYWmosaNNTeX3&#10;/uoMeNzM+ku+y95n23B6Pj7OUX99GjN6GF4XoBIN6d/8d/1hBT9/EX75Rk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QRwyAAAAN0AAAAPAAAAAAAAAAAAAAAAAJgCAABk&#10;cnMvZG93bnJldi54bWxQSwUGAAAAAAQABAD1AAAAjQMAAAAA&#10;" fillcolor="#f7caac [1301]" strokecolor="black [3200]" strokeweight="1pt">
                  <v:stroke joinstyle="miter"/>
                  <v:textbox>
                    <w:txbxContent>
                      <w:p w:rsidR="00AA2395" w:rsidRPr="00126E31" w:rsidRDefault="00AA2395" w:rsidP="00AA2395">
                        <w:pPr>
                          <w:jc w:val="center"/>
                          <w:rPr>
                            <w:sz w:val="32"/>
                          </w:rPr>
                        </w:pPr>
                        <w:r>
                          <w:rPr>
                            <w:sz w:val="32"/>
                          </w:rPr>
                          <w:t>Thema erstellen</w:t>
                        </w:r>
                      </w:p>
                    </w:txbxContent>
                  </v:textbox>
                </v:roundrect>
                <v:roundrect id="Abgerundetes Rechteck 1151" o:spid="_x0000_s1046" style="position:absolute;left:5334;top:30746;width:10482;height:7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BMIA&#10;AADdAAAADwAAAGRycy9kb3ducmV2LnhtbERPzWrCQBC+F3yHZQRvdZNiRaKrBItgoZfGPMCQHbPR&#10;7GzIribt03cFobf5+H5nsxttK+7U+8axgnSegCCunG64VlCeDq8rED4ga2wdk4If8rDbTl42mGk3&#10;8Dfdi1CLGMI+QwUmhC6T0leGLPq564gjd3a9xRBhX0vd4xDDbSvfkmQpLTYcGwx2tDdUXYubVcAf&#10;Ms+Pv8vFZ+mGS93m5qsojVKz6ZivQQQaw7/46T7qOD99T+HxTTx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wEwgAAAN0AAAAPAAAAAAAAAAAAAAAAAJgCAABkcnMvZG93&#10;bnJldi54bWxQSwUGAAAAAAQABAD1AAAAhwMAAAAA&#10;" fillcolor="#fff2cc [663]" strokecolor="black [3200]" strokeweight="1pt">
                  <v:stroke joinstyle="miter"/>
                  <v:textbox>
                    <w:txbxContent>
                      <w:p w:rsidR="00AA2395" w:rsidRPr="00126E31" w:rsidRDefault="00AA2395" w:rsidP="00AA2395">
                        <w:pPr>
                          <w:jc w:val="center"/>
                          <w:rPr>
                            <w:sz w:val="32"/>
                          </w:rPr>
                        </w:pPr>
                        <w:r>
                          <w:rPr>
                            <w:sz w:val="32"/>
                          </w:rPr>
                          <w:t>Mathe</w:t>
                        </w:r>
                      </w:p>
                    </w:txbxContent>
                  </v:textbox>
                </v:roundrect>
                <v:roundrect id="Abgerundetes Rechteck 1115" o:spid="_x0000_s1047" style="position:absolute;left:16546;top:30746;width:10482;height:7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Dx8IA&#10;AADdAAAADwAAAGRycy9kb3ducmV2LnhtbERPzWrCQBC+F3yHZQRvdZNiRaKrBItgoZfGPMCQHbPR&#10;7GzIribt03cFobf5+H5nsxttK+7U+8axgnSegCCunG64VlCeDq8rED4ga2wdk4If8rDbTl42mGk3&#10;8Dfdi1CLGMI+QwUmhC6T0leGLPq564gjd3a9xRBhX0vd4xDDbSvfkmQpLTYcGwx2tDdUXYubVcAf&#10;Ms+Pv8vFZ+mGS93m5qsojVKz6ZivQQQaw7/46T7qOD9N3+HxTTx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EPHwgAAAN0AAAAPAAAAAAAAAAAAAAAAAJgCAABkcnMvZG93&#10;bnJldi54bWxQSwUGAAAAAAQABAD1AAAAhwMAAAAA&#10;" fillcolor="#fff2cc [663]" strokecolor="black [3200]" strokeweight="1pt">
                  <v:stroke joinstyle="miter"/>
                  <v:textbox>
                    <w:txbxContent>
                      <w:p w:rsidR="00AA2395" w:rsidRPr="00126E31" w:rsidRDefault="00AA2395" w:rsidP="00AA2395">
                        <w:pPr>
                          <w:jc w:val="center"/>
                          <w:rPr>
                            <w:sz w:val="32"/>
                          </w:rPr>
                        </w:pPr>
                        <w:r>
                          <w:rPr>
                            <w:sz w:val="32"/>
                          </w:rPr>
                          <w:t>English</w:t>
                        </w:r>
                      </w:p>
                    </w:txbxContent>
                  </v:textbox>
                </v:roundrect>
                <v:roundrect id="Abgerundetes Rechteck 1153" o:spid="_x0000_s1048" style="position:absolute;left:5334;top:39575;width:10482;height:77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H6MMA&#10;AADdAAAADwAAAGRycy9kb3ducmV2LnhtbERPzWrCQBC+F3yHZQRvdaO2UtJsJFgEC700zQMM2Wk2&#10;bXY2ZLcm+vRuQfA2H9/vZLvJduJEg28dK1gtExDEtdMtNwqqr8PjCwgfkDV2jknBmTzs8tlDhql2&#10;I3/SqQyNiCHsU1RgQuhTKX1tyKJfup44ct9usBgiHBqpBxxjuO3kOkm20mLLscFgT3tD9W/5ZxXw&#10;myyK42X79F658afpCvNRVkapxXwqXkEEmsJdfHMfdZy/et7A/zfxB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H6MMAAADdAAAADwAAAAAAAAAAAAAAAACYAgAAZHJzL2Rv&#10;d25yZXYueG1sUEsFBgAAAAAEAAQA9QAAAIgDAAAAAA==&#10;" fillcolor="#fff2cc [663]" strokecolor="black [3200]" strokeweight="1pt">
                  <v:stroke joinstyle="miter"/>
                  <v:textbox>
                    <w:txbxContent>
                      <w:p w:rsidR="00AA2395" w:rsidRPr="00126E31" w:rsidRDefault="00AA2395" w:rsidP="00AA2395">
                        <w:pPr>
                          <w:jc w:val="center"/>
                          <w:rPr>
                            <w:sz w:val="32"/>
                          </w:rPr>
                        </w:pPr>
                        <w:r>
                          <w:rPr>
                            <w:sz w:val="32"/>
                          </w:rPr>
                          <w:t>Deutsch</w:t>
                        </w:r>
                      </w:p>
                    </w:txbxContent>
                  </v:textbox>
                </v:roundrect>
                <v:roundrect id="Abgerundetes Rechteck 1154" o:spid="_x0000_s1049" style="position:absolute;left:16546;top:39684;width:10482;height:77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5fnMIA&#10;AADdAAAADwAAAGRycy9kb3ducmV2LnhtbERPzWrCQBC+F3yHZYTe6iZipUTXEJSChV6a5gGG7JiN&#10;ZmdDdjVpn74rCL3Nx/c723yynbjR4FvHCtJFAoK4drrlRkH1/f7yBsIHZI2dY1LwQx7y3expi5l2&#10;I3/RrQyNiCHsM1RgQugzKX1tyKJfuJ44cic3WAwRDo3UA44x3HZymSRrabHl2GCwp72h+lJerQI+&#10;yKI4/q5XH5Ubz01XmM+yMko9z6diAyLQFP7FD/dRx/np6wru38QT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l+cwgAAAN0AAAAPAAAAAAAAAAAAAAAAAJgCAABkcnMvZG93&#10;bnJldi54bWxQSwUGAAAAAAQABAD1AAAAhwMAAAAA&#10;" fillcolor="#fff2cc [663]" strokecolor="black [3200]" strokeweight="1pt">
                  <v:stroke joinstyle="miter"/>
                  <v:textbox>
                    <w:txbxContent>
                      <w:p w:rsidR="00AA2395" w:rsidRPr="00126E31" w:rsidRDefault="00AA2395" w:rsidP="00AA2395">
                        <w:pPr>
                          <w:jc w:val="center"/>
                          <w:rPr>
                            <w:sz w:val="32"/>
                          </w:rPr>
                        </w:pPr>
                        <w:r>
                          <w:rPr>
                            <w:sz w:val="32"/>
                          </w:rPr>
                          <w:t>Etc.</w:t>
                        </w:r>
                      </w:p>
                    </w:txbxContent>
                  </v:textbox>
                </v:roundrect>
              </v:group>
            </w:pict>
          </mc:Fallback>
        </mc:AlternateContent>
      </w:r>
    </w:p>
    <w:p w:rsidR="00CB17AD" w:rsidRDefault="00CB17AD"/>
    <w:p w:rsidR="00CB17AD" w:rsidRDefault="004B554C">
      <w:r>
        <w:rPr>
          <w:noProof/>
          <w:lang w:eastAsia="de-CH"/>
        </w:rPr>
        <mc:AlternateContent>
          <mc:Choice Requires="wps">
            <w:drawing>
              <wp:anchor distT="0" distB="0" distL="114300" distR="114300" simplePos="0" relativeHeight="251756544" behindDoc="0" locked="0" layoutInCell="1" allowOverlap="1" wp14:anchorId="55FD5FB3" wp14:editId="744D327C">
                <wp:simplePos x="0" y="0"/>
                <wp:positionH relativeFrom="column">
                  <wp:posOffset>1516833</wp:posOffset>
                </wp:positionH>
                <wp:positionV relativeFrom="paragraph">
                  <wp:posOffset>5229860</wp:posOffset>
                </wp:positionV>
                <wp:extent cx="1048255" cy="778184"/>
                <wp:effectExtent l="0" t="0" r="0" b="0"/>
                <wp:wrapNone/>
                <wp:docPr id="1167" name="Abgerundetes Rechteck 1167"/>
                <wp:cNvGraphicFramePr/>
                <a:graphic xmlns:a="http://schemas.openxmlformats.org/drawingml/2006/main">
                  <a:graphicData uri="http://schemas.microsoft.com/office/word/2010/wordprocessingShape">
                    <wps:wsp>
                      <wps:cNvSpPr/>
                      <wps:spPr>
                        <a:xfrm>
                          <a:off x="0" y="0"/>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4B554C" w:rsidRPr="00126E31" w:rsidRDefault="004B554C" w:rsidP="004B554C">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D5FB3" id="Abgerundetes Rechteck 1167" o:spid="_x0000_s1050" style="position:absolute;margin-left:119.45pt;margin-top:411.8pt;width:82.55pt;height:61.2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" fillcolor="#fff2cc [663]" strokecolor="black [3200]" strokeweight="1pt">
                <v:stroke joinstyle="miter"/>
                <v:textbox>
                  <w:txbxContent>
                    <w:p w:rsidR="004B554C" w:rsidRPr="00126E31" w:rsidRDefault="004B554C" w:rsidP="004B554C">
                      <w:pPr>
                        <w:jc w:val="center"/>
                        <w:rPr>
                          <w:sz w:val="32"/>
                        </w:rPr>
                      </w:pPr>
                      <w:r>
                        <w:rPr>
                          <w:sz w:val="32"/>
                        </w:rPr>
                        <w:t>Etc.</w:t>
                      </w:r>
                    </w:p>
                  </w:txbxContent>
                </v:textbox>
              </v:roundrect>
            </w:pict>
          </mc:Fallback>
        </mc:AlternateContent>
      </w:r>
      <w:r>
        <w:rPr>
          <w:noProof/>
          <w:lang w:eastAsia="de-CH"/>
        </w:rPr>
        <mc:AlternateContent>
          <mc:Choice Requires="wps">
            <w:drawing>
              <wp:anchor distT="0" distB="0" distL="114300" distR="114300" simplePos="0" relativeHeight="251754496" behindDoc="0" locked="0" layoutInCell="1" allowOverlap="1" wp14:anchorId="55FD5FB3" wp14:editId="744D327C">
                <wp:simplePos x="0" y="0"/>
                <wp:positionH relativeFrom="column">
                  <wp:posOffset>395151</wp:posOffset>
                </wp:positionH>
                <wp:positionV relativeFrom="paragraph">
                  <wp:posOffset>5234761</wp:posOffset>
                </wp:positionV>
                <wp:extent cx="1048255" cy="778184"/>
                <wp:effectExtent l="0" t="0" r="0" b="0"/>
                <wp:wrapNone/>
                <wp:docPr id="1166" name="Abgerundetes Rechteck 1166"/>
                <wp:cNvGraphicFramePr/>
                <a:graphic xmlns:a="http://schemas.openxmlformats.org/drawingml/2006/main">
                  <a:graphicData uri="http://schemas.microsoft.com/office/word/2010/wordprocessingShape">
                    <wps:wsp>
                      <wps:cNvSpPr/>
                      <wps:spPr>
                        <a:xfrm>
                          <a:off x="0" y="0"/>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4B554C" w:rsidRPr="00126E31" w:rsidRDefault="004B554C" w:rsidP="004B554C">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D5FB3" id="Abgerundetes Rechteck 1166" o:spid="_x0000_s1051" style="position:absolute;margin-left:31.1pt;margin-top:412.2pt;width:82.55pt;height:61.2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" fillcolor="#fff2cc [663]" strokecolor="black [3200]" strokeweight="1pt">
                <v:stroke joinstyle="miter"/>
                <v:textbox>
                  <w:txbxContent>
                    <w:p w:rsidR="004B554C" w:rsidRPr="00126E31" w:rsidRDefault="004B554C" w:rsidP="004B554C">
                      <w:pPr>
                        <w:jc w:val="center"/>
                        <w:rPr>
                          <w:sz w:val="32"/>
                        </w:rPr>
                      </w:pPr>
                      <w:r>
                        <w:rPr>
                          <w:sz w:val="32"/>
                        </w:rPr>
                        <w:t>Etc.</w:t>
                      </w:r>
                    </w:p>
                  </w:txbxContent>
                </v:textbox>
              </v:roundrect>
            </w:pict>
          </mc:Fallback>
        </mc:AlternateContent>
      </w:r>
      <w:r>
        <w:rPr>
          <w:noProof/>
          <w:lang w:eastAsia="de-CH"/>
        </w:rPr>
        <mc:AlternateContent>
          <mc:Choice Requires="wps">
            <w:drawing>
              <wp:anchor distT="0" distB="0" distL="114300" distR="114300" simplePos="0" relativeHeight="251752448" behindDoc="0" locked="0" layoutInCell="1" allowOverlap="1" wp14:anchorId="55FD5FB3" wp14:editId="744D327C">
                <wp:simplePos x="0" y="0"/>
                <wp:positionH relativeFrom="column">
                  <wp:posOffset>1517338</wp:posOffset>
                </wp:positionH>
                <wp:positionV relativeFrom="paragraph">
                  <wp:posOffset>4380956</wp:posOffset>
                </wp:positionV>
                <wp:extent cx="1048255" cy="778184"/>
                <wp:effectExtent l="0" t="0" r="0" b="0"/>
                <wp:wrapNone/>
                <wp:docPr id="1165" name="Abgerundetes Rechteck 1165"/>
                <wp:cNvGraphicFramePr/>
                <a:graphic xmlns:a="http://schemas.openxmlformats.org/drawingml/2006/main">
                  <a:graphicData uri="http://schemas.microsoft.com/office/word/2010/wordprocessingShape">
                    <wps:wsp>
                      <wps:cNvSpPr/>
                      <wps:spPr>
                        <a:xfrm>
                          <a:off x="0" y="0"/>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4B554C" w:rsidRPr="00126E31" w:rsidRDefault="004B554C" w:rsidP="004B554C">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D5FB3" id="Abgerundetes Rechteck 1165" o:spid="_x0000_s1052" style="position:absolute;margin-left:119.5pt;margin-top:344.95pt;width:82.55pt;height:61.2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" fillcolor="#fff2cc [663]" strokecolor="black [3200]" strokeweight="1pt">
                <v:stroke joinstyle="miter"/>
                <v:textbox>
                  <w:txbxContent>
                    <w:p w:rsidR="004B554C" w:rsidRPr="00126E31" w:rsidRDefault="004B554C" w:rsidP="004B554C">
                      <w:pPr>
                        <w:jc w:val="center"/>
                        <w:rPr>
                          <w:sz w:val="32"/>
                        </w:rPr>
                      </w:pPr>
                      <w:r>
                        <w:rPr>
                          <w:sz w:val="32"/>
                        </w:rPr>
                        <w:t>Etc.</w:t>
                      </w:r>
                    </w:p>
                  </w:txbxContent>
                </v:textbox>
              </v:roundrect>
            </w:pict>
          </mc:Fallback>
        </mc:AlternateContent>
      </w:r>
      <w:r>
        <w:rPr>
          <w:noProof/>
          <w:lang w:eastAsia="de-CH"/>
        </w:rPr>
        <mc:AlternateContent>
          <mc:Choice Requires="wps">
            <w:drawing>
              <wp:anchor distT="0" distB="0" distL="114300" distR="114300" simplePos="0" relativeHeight="251750400" behindDoc="0" locked="0" layoutInCell="1" allowOverlap="1" wp14:anchorId="6946F719" wp14:editId="62827A35">
                <wp:simplePos x="0" y="0"/>
                <wp:positionH relativeFrom="column">
                  <wp:posOffset>395605</wp:posOffset>
                </wp:positionH>
                <wp:positionV relativeFrom="paragraph">
                  <wp:posOffset>4369980</wp:posOffset>
                </wp:positionV>
                <wp:extent cx="1048255" cy="778184"/>
                <wp:effectExtent l="0" t="0" r="0" b="0"/>
                <wp:wrapNone/>
                <wp:docPr id="1164" name="Abgerundetes Rechteck 1164"/>
                <wp:cNvGraphicFramePr/>
                <a:graphic xmlns:a="http://schemas.openxmlformats.org/drawingml/2006/main">
                  <a:graphicData uri="http://schemas.microsoft.com/office/word/2010/wordprocessingShape">
                    <wps:wsp>
                      <wps:cNvSpPr/>
                      <wps:spPr>
                        <a:xfrm>
                          <a:off x="0" y="0"/>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4B554C" w:rsidRPr="00126E31" w:rsidRDefault="004B554C" w:rsidP="004B554C">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46F719" id="Abgerundetes Rechteck 1164" o:spid="_x0000_s1053" style="position:absolute;margin-left:31.15pt;margin-top:344.1pt;width:82.55pt;height:61.25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" fillcolor="#fff2cc [663]" strokecolor="black [3200]" strokeweight="1pt">
                <v:stroke joinstyle="miter"/>
                <v:textbox>
                  <w:txbxContent>
                    <w:p w:rsidR="004B554C" w:rsidRPr="00126E31" w:rsidRDefault="004B554C" w:rsidP="004B554C">
                      <w:pPr>
                        <w:jc w:val="center"/>
                        <w:rPr>
                          <w:sz w:val="32"/>
                        </w:rPr>
                      </w:pPr>
                      <w:r>
                        <w:rPr>
                          <w:sz w:val="32"/>
                        </w:rPr>
                        <w:t>Etc.</w:t>
                      </w:r>
                    </w:p>
                  </w:txbxContent>
                </v:textbox>
              </v:roundrect>
            </w:pict>
          </mc:Fallback>
        </mc:AlternateContent>
      </w:r>
      <w:r w:rsidR="00CB17AD">
        <w:br w:type="page"/>
      </w:r>
    </w:p>
    <w:p w:rsidR="00487A72" w:rsidRDefault="00487A72">
      <w:r>
        <w:rPr>
          <w:noProof/>
          <w:lang w:eastAsia="de-CH"/>
        </w:rPr>
        <w:lastRenderedPageBreak/>
        <mc:AlternateContent>
          <mc:Choice Requires="wps">
            <w:drawing>
              <wp:anchor distT="0" distB="0" distL="114300" distR="114300" simplePos="0" relativeHeight="251746304" behindDoc="0" locked="0" layoutInCell="1" allowOverlap="1" wp14:anchorId="394A0932" wp14:editId="684F97FB">
                <wp:simplePos x="0" y="0"/>
                <wp:positionH relativeFrom="column">
                  <wp:posOffset>782955</wp:posOffset>
                </wp:positionH>
                <wp:positionV relativeFrom="paragraph">
                  <wp:posOffset>-76291</wp:posOffset>
                </wp:positionV>
                <wp:extent cx="273141" cy="330157"/>
                <wp:effectExtent l="0" t="0" r="12700" b="13335"/>
                <wp:wrapNone/>
                <wp:docPr id="1157" name="Abgerundetes Rechteck 1157"/>
                <wp:cNvGraphicFramePr/>
                <a:graphic xmlns:a="http://schemas.openxmlformats.org/drawingml/2006/main">
                  <a:graphicData uri="http://schemas.microsoft.com/office/word/2010/wordprocessingShape">
                    <wps:wsp>
                      <wps:cNvSpPr/>
                      <wps:spPr>
                        <a:xfrm>
                          <a:off x="0" y="0"/>
                          <a:ext cx="273141" cy="330157"/>
                        </a:xfrm>
                        <a:prstGeom prst="roundRect">
                          <a:avLst/>
                        </a:prstGeom>
                      </wps:spPr>
                      <wps:style>
                        <a:lnRef idx="2">
                          <a:schemeClr val="dk1"/>
                        </a:lnRef>
                        <a:fillRef idx="1">
                          <a:schemeClr val="lt1"/>
                        </a:fillRef>
                        <a:effectRef idx="0">
                          <a:schemeClr val="dk1"/>
                        </a:effectRef>
                        <a:fontRef idx="minor">
                          <a:schemeClr val="dk1"/>
                        </a:fontRef>
                      </wps:style>
                      <wps:txbx>
                        <w:txbxContent>
                          <w:p w:rsidR="00487A72" w:rsidRPr="00AA2395" w:rsidRDefault="00487A72" w:rsidP="00487A72">
                            <w:pPr>
                              <w:rPr>
                                <w:color w:val="FF0000"/>
                              </w:rPr>
                            </w:pPr>
                            <w:r w:rsidRPr="00AA2395">
                              <w:rPr>
                                <w:rFonts w:ascii="Segoe UI Symbol" w:hAnsi="Segoe UI Symbol"/>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4A0932" id="Abgerundetes Rechteck 1157" o:spid="_x0000_s1054" style="position:absolute;margin-left:61.65pt;margin-top:-6pt;width:21.5pt;height:26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" fillcolor="white [3201]" strokecolor="black [3200]" strokeweight="1pt">
                <v:stroke joinstyle="miter"/>
                <v:textbox>
                  <w:txbxContent>
                    <w:p w:rsidR="00487A72" w:rsidRPr="00AA2395" w:rsidRDefault="00487A72" w:rsidP="00487A72">
                      <w:pPr>
                        <w:rPr>
                          <w:color w:val="FF0000"/>
                        </w:rPr>
                      </w:pPr>
                      <w:r w:rsidRPr="00AA2395">
                        <w:rPr>
                          <w:rFonts w:ascii="Segoe UI Symbol" w:hAnsi="Segoe UI Symbol"/>
                          <w:color w:val="FF0000"/>
                        </w:rPr>
                        <w:t></w:t>
                      </w:r>
                    </w:p>
                  </w:txbxContent>
                </v:textbox>
              </v:roundrect>
            </w:pict>
          </mc:Fallback>
        </mc:AlternateContent>
      </w:r>
      <w:r>
        <w:tab/>
      </w:r>
      <w:r>
        <w:tab/>
      </w:r>
      <w:r>
        <w:tab/>
      </w:r>
      <w:del w:id="40" w:author="WISS" w:date="2016-03-31T10:07:00Z">
        <w:r w:rsidDel="00DA7245">
          <w:delText xml:space="preserve">Hier </w:delText>
        </w:r>
      </w:del>
      <w:ins w:id="41" w:author="WISS" w:date="2016-03-31T10:07:00Z">
        <w:r w:rsidR="00DA7245">
          <w:t>Damit</w:t>
        </w:r>
        <w:r w:rsidR="00DA7245">
          <w:t xml:space="preserve"> </w:t>
        </w:r>
      </w:ins>
      <w:r>
        <w:t xml:space="preserve">kommt man </w:t>
      </w:r>
      <w:del w:id="42" w:author="WISS" w:date="2016-03-31T10:08:00Z">
        <w:r w:rsidDel="00DA7245">
          <w:delText xml:space="preserve">zurück </w:delText>
        </w:r>
      </w:del>
      <w:r>
        <w:t>zum Hauptmenü</w:t>
      </w:r>
      <w:ins w:id="43" w:author="WISS" w:date="2016-03-31T10:07:00Z">
        <w:r w:rsidR="00DA7245">
          <w:t xml:space="preserve"> zurück</w:t>
        </w:r>
      </w:ins>
      <w:r>
        <w:t>.</w:t>
      </w:r>
    </w:p>
    <w:p w:rsidR="00CB17AD" w:rsidRDefault="00CB17AD">
      <w:r>
        <w:rPr>
          <w:noProof/>
          <w:lang w:eastAsia="de-CH"/>
        </w:rPr>
        <mc:AlternateContent>
          <mc:Choice Requires="wps">
            <w:drawing>
              <wp:anchor distT="0" distB="0" distL="114300" distR="114300" simplePos="0" relativeHeight="251744256" behindDoc="0" locked="0" layoutInCell="1" allowOverlap="1" wp14:anchorId="293805F8" wp14:editId="6549C8CB">
                <wp:simplePos x="0" y="0"/>
                <wp:positionH relativeFrom="column">
                  <wp:posOffset>-217170</wp:posOffset>
                </wp:positionH>
                <wp:positionV relativeFrom="paragraph">
                  <wp:posOffset>119290</wp:posOffset>
                </wp:positionV>
                <wp:extent cx="1273628" cy="707572"/>
                <wp:effectExtent l="0" t="0" r="0" b="0"/>
                <wp:wrapNone/>
                <wp:docPr id="1156" name="Abgerundetes Rechteck 1156"/>
                <wp:cNvGraphicFramePr/>
                <a:graphic xmlns:a="http://schemas.openxmlformats.org/drawingml/2006/main">
                  <a:graphicData uri="http://schemas.microsoft.com/office/word/2010/wordprocessingShape">
                    <wps:wsp>
                      <wps:cNvSpPr/>
                      <wps:spPr>
                        <a:xfrm>
                          <a:off x="0" y="0"/>
                          <a:ext cx="1273628" cy="7075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CB17AD" w:rsidRPr="00126E31" w:rsidRDefault="00CB17AD" w:rsidP="00CB17AD">
                            <w:pPr>
                              <w:jc w:val="center"/>
                              <w:rPr>
                                <w:sz w:val="32"/>
                              </w:rPr>
                            </w:pPr>
                            <w:r>
                              <w:rPr>
                                <w:sz w:val="32"/>
                              </w:rPr>
                              <w:t>Thema erstellen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805F8" id="Abgerundetes Rechteck 1156" o:spid="_x0000_s1055" style="position:absolute;margin-left:-17.1pt;margin-top:9.4pt;width:100.3pt;height:55.7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" fillcolor="#f7caac [1301]" strokecolor="black [3200]" strokeweight="1pt">
                <v:stroke joinstyle="miter"/>
                <v:textbox>
                  <w:txbxContent>
                    <w:p w:rsidR="00CB17AD" w:rsidRPr="00126E31" w:rsidRDefault="00CB17AD" w:rsidP="00CB17AD">
                      <w:pPr>
                        <w:jc w:val="center"/>
                        <w:rPr>
                          <w:sz w:val="32"/>
                        </w:rPr>
                      </w:pPr>
                      <w:r>
                        <w:rPr>
                          <w:sz w:val="32"/>
                        </w:rPr>
                        <w:t>Thema erstellen</w:t>
                      </w:r>
                    </w:p>
                  </w:txbxContent>
                </v:textbox>
              </v:roundrect>
            </w:pict>
          </mc:Fallback>
        </mc:AlternateContent>
      </w:r>
      <w:r w:rsidR="00487A72">
        <w:tab/>
      </w:r>
    </w:p>
    <w:p w:rsidR="00CB17AD" w:rsidRDefault="00CB17AD" w:rsidP="00DA7245">
      <w:pPr>
        <w:ind w:left="2127"/>
        <w:pPrChange w:id="44" w:author="WISS" w:date="2016-03-31T10:08:00Z">
          <w:pPr/>
        </w:pPrChange>
      </w:pPr>
      <w:del w:id="45" w:author="WISS" w:date="2016-03-31T10:09:00Z">
        <w:r w:rsidDel="00DA7245">
          <w:tab/>
        </w:r>
        <w:r w:rsidDel="00DA7245">
          <w:tab/>
        </w:r>
        <w:r w:rsidDel="00DA7245">
          <w:tab/>
        </w:r>
      </w:del>
      <w:del w:id="46" w:author="WISS" w:date="2016-03-31T10:08:00Z">
        <w:r w:rsidR="00D03E13" w:rsidDel="00DA7245">
          <w:delText>Wenn man hier klickt so</w:delText>
        </w:r>
      </w:del>
      <w:ins w:id="47" w:author="WISS" w:date="2016-03-31T10:08:00Z">
        <w:r w:rsidR="00DA7245">
          <w:t>Damit</w:t>
        </w:r>
      </w:ins>
      <w:r w:rsidR="00D03E13">
        <w:t xml:space="preserve"> wird ein neues Menü geöffnet</w:t>
      </w:r>
      <w:ins w:id="48" w:author="WISS" w:date="2016-03-31T10:08:00Z">
        <w:r w:rsidR="00DA7245">
          <w:t xml:space="preserve"> für die </w:t>
        </w:r>
        <w:proofErr w:type="spellStart"/>
        <w:r w:rsidR="00DA7245">
          <w:t>Esrellunge</w:t>
        </w:r>
        <w:proofErr w:type="spellEnd"/>
        <w:r w:rsidR="00DA7245">
          <w:t xml:space="preserve"> eines neuen Themas</w:t>
        </w:r>
      </w:ins>
      <w:r w:rsidR="00D03E13">
        <w:t>.</w:t>
      </w:r>
    </w:p>
    <w:p w:rsidR="00D03E13" w:rsidRDefault="00D03E13">
      <w:r>
        <w:tab/>
      </w:r>
      <w:r>
        <w:tab/>
      </w:r>
      <w:r>
        <w:tab/>
        <w:t>Wird auf einer anderen Seite erörtert.</w:t>
      </w:r>
    </w:p>
    <w:p w:rsidR="00CB17AD" w:rsidRPr="0003591B" w:rsidDel="00DA7245" w:rsidRDefault="00CB17AD">
      <w:pPr>
        <w:rPr>
          <w:del w:id="49" w:author="WISS" w:date="2016-03-31T10:09:00Z"/>
        </w:rPr>
      </w:pPr>
    </w:p>
    <w:p w:rsidR="005008A3" w:rsidDel="00DA7245" w:rsidRDefault="00594FD7">
      <w:pPr>
        <w:rPr>
          <w:del w:id="50" w:author="WISS" w:date="2016-03-31T10:09:00Z"/>
        </w:rPr>
      </w:pPr>
      <w:r>
        <w:rPr>
          <w:noProof/>
          <w:lang w:eastAsia="de-CH"/>
        </w:rPr>
        <mc:AlternateContent>
          <mc:Choice Requires="wpg">
            <w:drawing>
              <wp:anchor distT="0" distB="0" distL="114300" distR="114300" simplePos="0" relativeHeight="251636734" behindDoc="0" locked="0" layoutInCell="1" allowOverlap="1" wp14:anchorId="6C11F403" wp14:editId="07CB02C4">
                <wp:simplePos x="0" y="0"/>
                <wp:positionH relativeFrom="column">
                  <wp:posOffset>5080</wp:posOffset>
                </wp:positionH>
                <wp:positionV relativeFrom="paragraph">
                  <wp:posOffset>5715</wp:posOffset>
                </wp:positionV>
                <wp:extent cx="1047750" cy="3199764"/>
                <wp:effectExtent l="0" t="0" r="19050" b="20320"/>
                <wp:wrapNone/>
                <wp:docPr id="1162" name="Gruppieren 1162"/>
                <wp:cNvGraphicFramePr/>
                <a:graphic xmlns:a="http://schemas.openxmlformats.org/drawingml/2006/main">
                  <a:graphicData uri="http://schemas.microsoft.com/office/word/2010/wordprocessingGroup">
                    <wpg:wgp>
                      <wpg:cNvGrpSpPr/>
                      <wpg:grpSpPr>
                        <a:xfrm>
                          <a:off x="0" y="0"/>
                          <a:ext cx="1047750" cy="3199764"/>
                          <a:chOff x="0" y="0"/>
                          <a:chExt cx="1048255" cy="3200250"/>
                        </a:xfrm>
                      </wpg:grpSpPr>
                      <wps:wsp>
                        <wps:cNvPr id="1158" name="Abgerundetes Rechteck 1158"/>
                        <wps:cNvSpPr/>
                        <wps:spPr>
                          <a:xfrm>
                            <a:off x="0" y="0"/>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008A3" w:rsidRPr="00126E31" w:rsidRDefault="005008A3" w:rsidP="005008A3">
                              <w:pPr>
                                <w:jc w:val="center"/>
                                <w:rPr>
                                  <w:sz w:val="32"/>
                                </w:rPr>
                              </w:pPr>
                              <w:r>
                                <w:rPr>
                                  <w:sz w:val="32"/>
                                </w:rPr>
                                <w:t>Mathe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Abgerundetes Rechteck 1159"/>
                        <wps:cNvSpPr/>
                        <wps:spPr>
                          <a:xfrm>
                            <a:off x="0" y="1613805"/>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008A3" w:rsidRPr="00126E31" w:rsidRDefault="005008A3" w:rsidP="005008A3">
                              <w:pPr>
                                <w:jc w:val="center"/>
                                <w:rPr>
                                  <w:sz w:val="32"/>
                                </w:rPr>
                              </w:pPr>
                              <w:r>
                                <w:rPr>
                                  <w:sz w:val="32"/>
                                </w:rPr>
                                <w:t>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 name="Abgerundetes Rechteck 1160"/>
                        <wps:cNvSpPr/>
                        <wps:spPr>
                          <a:xfrm>
                            <a:off x="0" y="805543"/>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008A3" w:rsidRPr="00126E31" w:rsidRDefault="005008A3" w:rsidP="005008A3">
                              <w:pPr>
                                <w:jc w:val="center"/>
                                <w:rPr>
                                  <w:sz w:val="32"/>
                                </w:rPr>
                              </w:pPr>
                              <w:r>
                                <w:rPr>
                                  <w:sz w:val="32"/>
                                </w:rPr>
                                <w:t>Deutsch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Abgerundetes Rechteck 1161"/>
                        <wps:cNvSpPr/>
                        <wps:spPr>
                          <a:xfrm>
                            <a:off x="0" y="2422066"/>
                            <a:ext cx="1048255" cy="778184"/>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008A3" w:rsidRPr="00126E31" w:rsidRDefault="005008A3" w:rsidP="005008A3">
                              <w:pPr>
                                <w:jc w:val="center"/>
                                <w:rPr>
                                  <w:sz w:val="32"/>
                                </w:rPr>
                              </w:pPr>
                              <w:r>
                                <w:rPr>
                                  <w:sz w:val="32"/>
                                </w:rPr>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9EA5DC" id="Gruppieren 1162" o:spid="_x0000_s1056" style="position:absolute;margin-left:.4pt;margin-top:.45pt;width:82.5pt;height:251.95pt;z-index:251636734;mso-height-relative:margin" coordsize="10482,3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">
                <v:roundrect id="Abgerundetes Rechteck 1158" o:spid="_x0000_s1057" style="position:absolute;width:10482;height:7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VmcUA&#10;AADdAAAADwAAAGRycy9kb3ducmV2LnhtbESPQWvDMAyF74P9B6PBbqvTsZaR1i2hZdDBLs3yA0Ss&#10;xmljOcRek+3XT4dCbxLv6b1P6+3kO3WlIbaBDcxnGSjiOtiWGwPV98fLO6iYkC12gcnAL0XYbh4f&#10;1pjbMPKRrmVqlIRwzNGAS6nPtY61I49xFnpi0U5h8JhkHRptBxwl3Hf6NcuW2mPL0uCwp52j+lL+&#10;eAO810Vx+Fu+fVZhPDdd4b7Kyhnz/DQVK1CJpnQ3364PVvDnC8GV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1WZxQAAAN0AAAAPAAAAAAAAAAAAAAAAAJgCAABkcnMv&#10;ZG93bnJldi54bWxQSwUGAAAAAAQABAD1AAAAigMAAAAA&#10;" fillcolor="#fff2cc [663]" strokecolor="black [3200]" strokeweight="1pt">
                  <v:stroke joinstyle="miter"/>
                  <v:textbox>
                    <w:txbxContent>
                      <w:p w:rsidR="005008A3" w:rsidRPr="00126E31" w:rsidRDefault="005008A3" w:rsidP="005008A3">
                        <w:pPr>
                          <w:jc w:val="center"/>
                          <w:rPr>
                            <w:sz w:val="32"/>
                          </w:rPr>
                        </w:pPr>
                        <w:r>
                          <w:rPr>
                            <w:sz w:val="32"/>
                          </w:rPr>
                          <w:t>Mathe</w:t>
                        </w:r>
                      </w:p>
                    </w:txbxContent>
                  </v:textbox>
                </v:roundrect>
                <v:roundrect id="Abgerundetes Rechteck 1159" o:spid="_x0000_s1058" style="position:absolute;top:16138;width:10482;height:7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AsMA&#10;AADdAAAADwAAAGRycy9kb3ducmV2LnhtbERPzWrCQBC+C32HZQredGNRqdE1hJaChV5M8wBDdszG&#10;ZmdDdpukffquUPA2H9/vHLLJtmKg3jeOFayWCQjiyumGawXl59viGYQPyBpbx6Tghzxkx4fZAVPt&#10;Rj7TUIRaxBD2KSowIXSplL4yZNEvXUccuYvrLYYI+1rqHscYblv5lCRbabHh2GCwoxdD1VfxbRXw&#10;q8zz0+92/V668Vq3ufkoSqPU/HHK9yACTeEu/nefdJy/2uzg9k08QR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wAsMAAADdAAAADwAAAAAAAAAAAAAAAACYAgAAZHJzL2Rv&#10;d25yZXYueG1sUEsFBgAAAAAEAAQA9QAAAIgDAAAAAA==&#10;" fillcolor="#fff2cc [663]" strokecolor="black [3200]" strokeweight="1pt">
                  <v:stroke joinstyle="miter"/>
                  <v:textbox>
                    <w:txbxContent>
                      <w:p w:rsidR="005008A3" w:rsidRPr="00126E31" w:rsidRDefault="005008A3" w:rsidP="005008A3">
                        <w:pPr>
                          <w:jc w:val="center"/>
                          <w:rPr>
                            <w:sz w:val="32"/>
                          </w:rPr>
                        </w:pPr>
                        <w:r>
                          <w:rPr>
                            <w:sz w:val="32"/>
                          </w:rPr>
                          <w:t>English</w:t>
                        </w:r>
                      </w:p>
                    </w:txbxContent>
                  </v:textbox>
                </v:roundrect>
                <v:roundrect id="Abgerundetes Rechteck 1160" o:spid="_x0000_s1059" style="position:absolute;top:8055;width:10482;height:77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IsUA&#10;AADdAAAADwAAAGRycy9kb3ducmV2LnhtbESPQWvDMAyF74P9B6PBbqvTMkJJ65awUehgl6b5ASLW&#10;4myxHGKvyfrrq8OgN4n39N6n7X72vbrQGLvABpaLDBRxE2zHrYH6fHhZg4oJ2WIfmAz8UYT97vFh&#10;i4UNE5/oUqVWSQjHAg24lIZC69g48hgXYSAW7SuMHpOsY6vtiJOE+16vsizXHjuWBocDvTlqfqpf&#10;b4DfdVker/nrRx2m77Yv3WdVO2Oen+ZyAyrRnO7m/+ujFfxlLvzyjYy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MixQAAAN0AAAAPAAAAAAAAAAAAAAAAAJgCAABkcnMv&#10;ZG93bnJldi54bWxQSwUGAAAAAAQABAD1AAAAigMAAAAA&#10;" fillcolor="#fff2cc [663]" strokecolor="black [3200]" strokeweight="1pt">
                  <v:stroke joinstyle="miter"/>
                  <v:textbox>
                    <w:txbxContent>
                      <w:p w:rsidR="005008A3" w:rsidRPr="00126E31" w:rsidRDefault="005008A3" w:rsidP="005008A3">
                        <w:pPr>
                          <w:jc w:val="center"/>
                          <w:rPr>
                            <w:sz w:val="32"/>
                          </w:rPr>
                        </w:pPr>
                        <w:r>
                          <w:rPr>
                            <w:sz w:val="32"/>
                          </w:rPr>
                          <w:t>Deutsch</w:t>
                        </w:r>
                      </w:p>
                    </w:txbxContent>
                  </v:textbox>
                </v:roundrect>
                <v:roundrect id="Abgerundetes Rechteck 1161" o:spid="_x0000_s1060" style="position:absolute;top:24220;width:10482;height:77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2ucIA&#10;AADdAAAADwAAAGRycy9kb3ducmV2LnhtbERPzWrCQBC+F3yHZYTe6iYioURXCYqg0EvTPMCQHbPR&#10;7GzIrib26buFQm/z8f3OZjfZTjxo8K1jBekiAUFcO91yo6D6Or69g/ABWWPnmBQ8ycNuO3vZYK7d&#10;yJ/0KEMjYgj7HBWYEPpcSl8bsugXrieO3MUNFkOEQyP1gGMMt51cJkkmLbYcGwz2tDdU38q7VcAH&#10;WRSn72x1rtx4bbrCfJSVUep1PhVrEIGm8C/+c590nJ9mKfx+E0+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Ta5wgAAAN0AAAAPAAAAAAAAAAAAAAAAAJgCAABkcnMvZG93&#10;bnJldi54bWxQSwUGAAAAAAQABAD1AAAAhwMAAAAA&#10;" fillcolor="#fff2cc [663]" strokecolor="black [3200]" strokeweight="1pt">
                  <v:stroke joinstyle="miter"/>
                  <v:textbox>
                    <w:txbxContent>
                      <w:p w:rsidR="005008A3" w:rsidRPr="00126E31" w:rsidRDefault="005008A3" w:rsidP="005008A3">
                        <w:pPr>
                          <w:jc w:val="center"/>
                          <w:rPr>
                            <w:sz w:val="32"/>
                          </w:rPr>
                        </w:pPr>
                        <w:r>
                          <w:rPr>
                            <w:sz w:val="32"/>
                          </w:rPr>
                          <w:t>Etc.</w:t>
                        </w:r>
                      </w:p>
                    </w:txbxContent>
                  </v:textbox>
                </v:roundrect>
              </v:group>
            </w:pict>
          </mc:Fallback>
        </mc:AlternateContent>
      </w:r>
    </w:p>
    <w:p w:rsidR="005008A3" w:rsidRDefault="005008A3" w:rsidP="00DA7245">
      <w:pPr>
        <w:ind w:left="2127" w:hanging="2127"/>
        <w:pPrChange w:id="51" w:author="WISS" w:date="2016-03-31T10:09:00Z">
          <w:pPr/>
        </w:pPrChange>
      </w:pPr>
      <w:del w:id="52" w:author="WISS" w:date="2016-03-31T10:09:00Z">
        <w:r w:rsidDel="00DA7245">
          <w:tab/>
        </w:r>
        <w:r w:rsidDel="00DA7245">
          <w:tab/>
        </w:r>
        <w:r w:rsidDel="00DA7245">
          <w:tab/>
          <w:delText>Hier sind die Karteikarten zum</w:delText>
        </w:r>
      </w:del>
      <w:ins w:id="53" w:author="WISS" w:date="2016-03-31T10:09:00Z">
        <w:r w:rsidR="00DA7245">
          <w:t>Auswahl der</w:t>
        </w:r>
      </w:ins>
      <w:r>
        <w:t xml:space="preserve"> bereits erstellten/heruntergeladenen </w:t>
      </w:r>
      <w:del w:id="54" w:author="WISS" w:date="2016-03-31T10:09:00Z">
        <w:r w:rsidDel="00DA7245">
          <w:delText>Thema</w:delText>
        </w:r>
      </w:del>
      <w:ins w:id="55" w:author="WISS" w:date="2016-03-31T10:09:00Z">
        <w:r w:rsidR="00DA7245">
          <w:t>Them</w:t>
        </w:r>
        <w:r w:rsidR="00DA7245">
          <w:t>en</w:t>
        </w:r>
      </w:ins>
      <w:r>
        <w:t>.</w:t>
      </w:r>
    </w:p>
    <w:p w:rsidR="005008A3" w:rsidRDefault="005008A3">
      <w:r>
        <w:br w:type="page"/>
      </w:r>
    </w:p>
    <w:p w:rsidR="0009721D" w:rsidRPr="00E7121E" w:rsidRDefault="00DA7245" w:rsidP="00E7121E">
      <w:pPr>
        <w:rPr>
          <w:sz w:val="44"/>
        </w:rPr>
      </w:pPr>
      <w:ins w:id="56" w:author="WISS" w:date="2016-03-31T10:10:00Z">
        <w:r>
          <w:rPr>
            <w:sz w:val="44"/>
          </w:rPr>
          <w:t xml:space="preserve">Menü: </w:t>
        </w:r>
      </w:ins>
      <w:r w:rsidR="00E7121E" w:rsidRPr="00E7121E">
        <w:rPr>
          <w:sz w:val="44"/>
        </w:rPr>
        <w:t>Karteikarte erstellen</w:t>
      </w:r>
    </w:p>
    <w:p w:rsidR="0009721D" w:rsidRDefault="0009721D" w:rsidP="0009721D">
      <w:pPr>
        <w:ind w:left="360"/>
      </w:pPr>
      <w:r>
        <w:rPr>
          <w:noProof/>
          <w:lang w:eastAsia="de-CH"/>
        </w:rPr>
        <mc:AlternateContent>
          <mc:Choice Requires="wpg">
            <w:drawing>
              <wp:anchor distT="0" distB="0" distL="114300" distR="114300" simplePos="0" relativeHeight="251716608" behindDoc="0" locked="0" layoutInCell="1" allowOverlap="1" wp14:anchorId="52B1EF6E" wp14:editId="0F3B3252">
                <wp:simplePos x="0" y="0"/>
                <wp:positionH relativeFrom="column">
                  <wp:posOffset>-1147445</wp:posOffset>
                </wp:positionH>
                <wp:positionV relativeFrom="paragraph">
                  <wp:posOffset>316230</wp:posOffset>
                </wp:positionV>
                <wp:extent cx="4330065" cy="8051800"/>
                <wp:effectExtent l="0" t="0" r="0" b="0"/>
                <wp:wrapNone/>
                <wp:docPr id="60" name="Gruppieren 60"/>
                <wp:cNvGraphicFramePr/>
                <a:graphic xmlns:a="http://schemas.openxmlformats.org/drawingml/2006/main">
                  <a:graphicData uri="http://schemas.microsoft.com/office/word/2010/wordprocessingGroup">
                    <wpg:wgp>
                      <wpg:cNvGrpSpPr/>
                      <wpg:grpSpPr>
                        <a:xfrm>
                          <a:off x="0" y="0"/>
                          <a:ext cx="4330065" cy="8051800"/>
                          <a:chOff x="0" y="0"/>
                          <a:chExt cx="4330065" cy="8051800"/>
                        </a:xfrm>
                      </wpg:grpSpPr>
                      <wpg:grpSp>
                        <wpg:cNvPr id="54" name="Gruppieren 54"/>
                        <wpg:cNvGrpSpPr/>
                        <wpg:grpSpPr>
                          <a:xfrm>
                            <a:off x="0" y="0"/>
                            <a:ext cx="4330065" cy="8051800"/>
                            <a:chOff x="0" y="0"/>
                            <a:chExt cx="4330065" cy="8051800"/>
                          </a:xfrm>
                        </wpg:grpSpPr>
                        <pic:pic xmlns:pic="http://schemas.openxmlformats.org/drawingml/2006/picture">
                          <pic:nvPicPr>
                            <pic:cNvPr id="1026" name="Picture 2" descr="https://openclipart.org/image/2400px/svg_to_png/204034/IPHONE-6-BW-OC-2.png"/>
                            <pic:cNvPicPr>
                              <a:picLocks noChangeAspect="1"/>
                            </pic:cNvPicPr>
                          </pic:nvPicPr>
                          <pic:blipFill rotWithShape="1">
                            <a:blip r:embed="rId9" cstate="print">
                              <a:extLst>
                                <a:ext uri="{28A0092B-C50C-407E-A947-70E740481C1C}">
                                  <a14:useLocalDpi xmlns:a14="http://schemas.microsoft.com/office/drawing/2010/main" val="0"/>
                                </a:ext>
                              </a:extLst>
                            </a:blip>
                            <a:srcRect l="26896" t="5185" r="25039" b="7252"/>
                            <a:stretch/>
                          </pic:blipFill>
                          <pic:spPr bwMode="auto">
                            <a:xfrm>
                              <a:off x="0" y="0"/>
                              <a:ext cx="4330065" cy="8051800"/>
                            </a:xfrm>
                            <a:prstGeom prst="rect">
                              <a:avLst/>
                            </a:prstGeom>
                            <a:noFill/>
                            <a:ln>
                              <a:noFill/>
                            </a:ln>
                            <a:extLst>
                              <a:ext uri="{53640926-AAD7-44D8-BBD7-CCE9431645EC}">
                                <a14:shadowObscured xmlns:a14="http://schemas.microsoft.com/office/drawing/2010/main"/>
                              </a:ext>
                            </a:extLst>
                          </pic:spPr>
                        </pic:pic>
                        <wps:wsp>
                          <wps:cNvPr id="53" name="Abgerundetes Rechteck 53"/>
                          <wps:cNvSpPr/>
                          <wps:spPr>
                            <a:xfrm>
                              <a:off x="487680" y="1021080"/>
                              <a:ext cx="3283527" cy="5880463"/>
                            </a:xfrm>
                            <a:prstGeom prst="roundRect">
                              <a:avLst>
                                <a:gd name="adj" fmla="val 2113"/>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 name="Gruppieren 28"/>
                        <wpg:cNvGrpSpPr/>
                        <wpg:grpSpPr>
                          <a:xfrm>
                            <a:off x="708660" y="1249679"/>
                            <a:ext cx="2980884" cy="5539741"/>
                            <a:chOff x="-11941" y="-1"/>
                            <a:chExt cx="2981399" cy="5539741"/>
                          </a:xfrm>
                        </wpg:grpSpPr>
                        <wpg:grpSp>
                          <wpg:cNvPr id="15" name="Gruppieren 15"/>
                          <wpg:cNvGrpSpPr/>
                          <wpg:grpSpPr>
                            <a:xfrm>
                              <a:off x="1723044" y="-1"/>
                              <a:ext cx="1246414" cy="347980"/>
                              <a:chOff x="123506" y="-2"/>
                              <a:chExt cx="773382" cy="571500"/>
                            </a:xfrm>
                          </wpg:grpSpPr>
                          <wps:wsp>
                            <wps:cNvPr id="11" name="Abgerundetes Rechteck 11"/>
                            <wps:cNvSpPr/>
                            <wps:spPr>
                              <a:xfrm>
                                <a:off x="123506" y="-2"/>
                                <a:ext cx="773382" cy="57150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Default="0009721D" w:rsidP="0009721D">
                                  <w:r>
                                    <w:t>Farbe ändern</w:t>
                                  </w:r>
                                </w:p>
                                <w:p w:rsidR="0009721D" w:rsidRDefault="0009721D" w:rsidP="0009721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bgerundetes Rechteck 12"/>
                            <wps:cNvSpPr/>
                            <wps:spPr>
                              <a:xfrm>
                                <a:off x="693109" y="126207"/>
                                <a:ext cx="133485" cy="3200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pieren 27"/>
                          <wpg:cNvGrpSpPr/>
                          <wpg:grpSpPr>
                            <a:xfrm>
                              <a:off x="-11941" y="775305"/>
                              <a:ext cx="2960881" cy="4764435"/>
                              <a:chOff x="-11941" y="-20562"/>
                              <a:chExt cx="2960881" cy="4764435"/>
                            </a:xfrm>
                          </wpg:grpSpPr>
                          <wps:wsp>
                            <wps:cNvPr id="13" name="Pfeil nach rechts 13"/>
                            <wps:cNvSpPr/>
                            <wps:spPr>
                              <a:xfrm rot="5400000">
                                <a:off x="1220151" y="2201334"/>
                                <a:ext cx="434975" cy="3962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uppieren 26"/>
                            <wpg:cNvGrpSpPr/>
                            <wpg:grpSpPr>
                              <a:xfrm>
                                <a:off x="-11941" y="-20562"/>
                                <a:ext cx="2960881" cy="4764435"/>
                                <a:chOff x="-11941" y="-20562"/>
                                <a:chExt cx="2960881" cy="4764435"/>
                              </a:xfrm>
                            </wpg:grpSpPr>
                            <wpg:grpSp>
                              <wpg:cNvPr id="24" name="Gruppieren 24"/>
                              <wpg:cNvGrpSpPr/>
                              <wpg:grpSpPr>
                                <a:xfrm>
                                  <a:off x="-11941" y="-20562"/>
                                  <a:ext cx="2948940" cy="2072640"/>
                                  <a:chOff x="-11941" y="-20562"/>
                                  <a:chExt cx="2948940" cy="2072640"/>
                                </a:xfrm>
                              </wpg:grpSpPr>
                              <wps:wsp>
                                <wps:cNvPr id="7" name="Abgerundetes Rechteck 7"/>
                                <wps:cNvSpPr/>
                                <wps:spPr>
                                  <a:xfrm>
                                    <a:off x="-11941" y="-20562"/>
                                    <a:ext cx="2948940" cy="20726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09721D" w:rsidRPr="00126E31" w:rsidRDefault="0009721D" w:rsidP="0009721D">
                                      <w:pPr>
                                        <w:jc w:val="center"/>
                                        <w:rPr>
                                          <w:sz w:val="32"/>
                                        </w:rPr>
                                      </w:pPr>
                                      <w:r>
                                        <w:rPr>
                                          <w:sz w:val="32"/>
                                        </w:rP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erader Verbinder 16"/>
                                <wps:cNvCnPr/>
                                <wps:spPr>
                                  <a:xfrm>
                                    <a:off x="152400" y="254000"/>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Gerader Verbinder 17"/>
                                <wps:cNvCnPr/>
                                <wps:spPr>
                                  <a:xfrm>
                                    <a:off x="186267" y="1845733"/>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5" name="Gruppieren 25"/>
                              <wpg:cNvGrpSpPr/>
                              <wpg:grpSpPr>
                                <a:xfrm>
                                  <a:off x="0" y="2671233"/>
                                  <a:ext cx="2948940" cy="2072640"/>
                                  <a:chOff x="0" y="-38100"/>
                                  <a:chExt cx="2948940" cy="2072640"/>
                                </a:xfrm>
                              </wpg:grpSpPr>
                              <wps:wsp>
                                <wps:cNvPr id="8" name="Abgerundetes Rechteck 8"/>
                                <wps:cNvSpPr/>
                                <wps:spPr>
                                  <a:xfrm>
                                    <a:off x="0" y="-38100"/>
                                    <a:ext cx="2948940" cy="20726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09721D" w:rsidRPr="00126E31" w:rsidRDefault="0009721D" w:rsidP="0009721D">
                                      <w:pPr>
                                        <w:jc w:val="center"/>
                                        <w:rPr>
                                          <w:sz w:val="32"/>
                                        </w:rPr>
                                      </w:pPr>
                                      <w:r>
                                        <w:rPr>
                                          <w:sz w:val="32"/>
                                        </w:rPr>
                                        <w:t>Umwelt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Gerader Verbinder 18"/>
                                <wps:cNvCnPr/>
                                <wps:spPr>
                                  <a:xfrm>
                                    <a:off x="186267" y="1888067"/>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9" name="Gerader Verbinder 19"/>
                                <wps:cNvCnPr/>
                                <wps:spPr>
                                  <a:xfrm>
                                    <a:off x="186267" y="245534"/>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23" name="Gruppieren 23"/>
                          <wpg:cNvGrpSpPr/>
                          <wpg:grpSpPr>
                            <a:xfrm>
                              <a:off x="235527" y="0"/>
                              <a:ext cx="1400233" cy="348706"/>
                              <a:chOff x="159327" y="0"/>
                              <a:chExt cx="1400233" cy="348706"/>
                            </a:xfrm>
                          </wpg:grpSpPr>
                          <wps:wsp>
                            <wps:cNvPr id="9" name="Abgerundetes Rechteck 9"/>
                            <wps:cNvSpPr/>
                            <wps:spPr>
                              <a:xfrm>
                                <a:off x="159327" y="726"/>
                                <a:ext cx="302260" cy="347980"/>
                              </a:xfrm>
                              <a:prstGeom prst="round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bgerundetes Rechteck 20"/>
                            <wps:cNvSpPr/>
                            <wps:spPr>
                              <a:xfrm>
                                <a:off x="894113" y="0"/>
                                <a:ext cx="302260" cy="34798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i/>
                                    </w:rPr>
                                  </w:pPr>
                                  <w:r w:rsidRPr="00167C44">
                                    <w:rPr>
                                      <w:i/>
                                      <w:sz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bgerundetes Rechteck 21"/>
                            <wps:cNvSpPr/>
                            <wps:spPr>
                              <a:xfrm>
                                <a:off x="503217" y="363"/>
                                <a:ext cx="302260" cy="348343"/>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b/>
                                    </w:rPr>
                                  </w:pPr>
                                  <w:r>
                                    <w:rPr>
                                      <w:b/>
                                      <w:sz w:val="28"/>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bgerundetes Rechteck 22"/>
                            <wps:cNvSpPr/>
                            <wps:spPr>
                              <a:xfrm>
                                <a:off x="1257300" y="0"/>
                                <a:ext cx="302260" cy="347979"/>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u w:val="single"/>
                                    </w:rPr>
                                  </w:pPr>
                                  <w:r w:rsidRPr="00167C44">
                                    <w:rPr>
                                      <w:sz w:val="28"/>
                                      <w:u w:val="singl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Abgerundetes Rechteck 58"/>
                        <wps:cNvSpPr/>
                        <wps:spPr>
                          <a:xfrm>
                            <a:off x="594360" y="1257300"/>
                            <a:ext cx="304338" cy="348343"/>
                          </a:xfrm>
                          <a:prstGeom prst="roundRect">
                            <a:avLst/>
                          </a:prstGeom>
                        </wps:spPr>
                        <wps:style>
                          <a:lnRef idx="2">
                            <a:schemeClr val="dk1"/>
                          </a:lnRef>
                          <a:fillRef idx="1">
                            <a:schemeClr val="lt1"/>
                          </a:fillRef>
                          <a:effectRef idx="0">
                            <a:schemeClr val="dk1"/>
                          </a:effectRef>
                          <a:fontRef idx="minor">
                            <a:schemeClr val="dk1"/>
                          </a:fontRef>
                        </wps:style>
                        <wps:txbx>
                          <w:txbxContent>
                            <w:p w:rsidR="0009721D" w:rsidRPr="0085565A" w:rsidRDefault="0009721D" w:rsidP="0009721D">
                              <w:pPr>
                                <w:rPr>
                                  <w:color w:val="FF0000"/>
                                  <w:sz w:val="28"/>
                                </w:rPr>
                              </w:pPr>
                              <w:r w:rsidRPr="0085565A">
                                <w:rPr>
                                  <w:rFonts w:ascii="Segoe UI Symbol" w:hAnsi="Segoe UI Symbol"/>
                                  <w:color w:val="FF0000"/>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B1EF6E" id="Gruppieren 60" o:spid="_x0000_s1061" style="position:absolute;left:0;text-align:left;margin-left:-90.35pt;margin-top:24.9pt;width:340.95pt;height:634pt;z-index:251716608" coordsize="43300,805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">
                <v:group id="Gruppieren 54" o:spid="_x0000_s1062" style="position:absolute;width:43300;height:80518" coordsize="43300,8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63" type="#_x0000_t75" alt="https://openclipart.org/image/2400px/svg_to_png/204034/IPHONE-6-BW-OC-2.png" style="position:absolute;width:43300;height:80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IOh7GAAAA3QAAAA8AAABkcnMvZG93bnJldi54bWxEj81qwzAQhO+FvIPYQC4llhuKW9woIRRK&#10;jU/1zwNsrK1tYq2MpTjO21eFQm+7zOx8s/vjYgYx0+R6ywqeohgEcWN1z62CuvrYvoJwHlnjYJkU&#10;3MnB8bB62GOq7Y0LmkvfihDCLkUFnfdjKqVrOjLoIjsSB+3bTgZ9WKdW6glvIdwMchfHiTTYcyB0&#10;ONJ7R82lvJoAOedV8vny9ZiX2bWunseiLOZCqc16Ob2B8LT4f/PfdaZD/XiXwO83YQR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g6HsYAAADdAAAADwAAAAAAAAAAAAAA&#10;AACfAgAAZHJzL2Rvd25yZXYueG1sUEsFBgAAAAAEAAQA9wAAAJIDAAAAAA==&#10;">
                    <v:imagedata r:id="rId13" o:title="IPHONE-6-BW-OC-2" croptop="3398f" cropbottom="4753f" cropleft="17627f" cropright="16410f"/>
                    <v:path arrowok="t"/>
                  </v:shape>
                  <v:roundrect id="Abgerundetes Rechteck 53" o:spid="_x0000_s1064" style="position:absolute;left:4876;top:10210;width:32836;height:58805;visibility:visible;mso-wrap-style:square;v-text-anchor:middle" arcsize="138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8MA&#10;AADbAAAADwAAAGRycy9kb3ducmV2LnhtbESPQWvCQBSE7wX/w/KEXopuNK1K6iqlpeCtmKrnR/Y1&#10;SZt9G7OvGv+9KxR6HGa+GWa57l2jTtSF2rOByTgBRVx4W3NpYPf5PlqACoJssfFMBi4UYL0a3C0x&#10;s/7MWzrlUqpYwiFDA5VIm2kdioochrFviaP35TuHEmVXatvhOZa7Rk+TZKYd1hwXKmzptaLiJ/91&#10;Bp6O8n2QfP7Qfuymfr99o8c0JWPuh/3LMyihXv7Df/TGRi6F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My8MAAADbAAAADwAAAAAAAAAAAAAAAACYAgAAZHJzL2Rv&#10;d25yZXYueG1sUEsFBgAAAAAEAAQA9QAAAIgDAAAAAA==&#10;" fillcolor="white [3201]" stroked="f" strokeweight="1pt">
                    <v:stroke joinstyle="miter"/>
                  </v:roundrect>
                </v:group>
                <v:group id="Gruppieren 28" o:spid="_x0000_s1065" style="position:absolute;left:7086;top:12496;width:29809;height:55398" coordorigin="-119" coordsize="29813,5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pieren 15" o:spid="_x0000_s1066" style="position:absolute;left:17230;width:12464;height:3479" coordorigin="1235" coordsize="7733,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Abgerundetes Rechteck 11" o:spid="_x0000_s1067" style="position:absolute;left:1235;width:7733;height:5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fcMAA&#10;AADbAAAADwAAAGRycy9kb3ducmV2LnhtbERPTYvCMBC9L/gfwgje1rSCi1SjqLuCp4WtgnobmrEt&#10;NpOSRK3/3iwI3ubxPme26EwjbuR8bVlBOkxAEBdW11wq2O82nxMQPiBrbCyTggd5WMx7HzPMtL3z&#10;H93yUIoYwj5DBVUIbSalLyoy6Ie2JY7c2TqDIUJXSu3wHsNNI0dJ8iUN1hwbKmxpXVFxya9GwSrN&#10;f0bf3S/L3XHyOIyd55MrlBr0u+UURKAuvMUv91bH+Sn8/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EfcMAAAADbAAAADwAAAAAAAAAAAAAAAACYAgAAZHJzL2Rvd25y&#10;ZXYueG1sUEsFBgAAAAAEAAQA9QAAAIUDAAAAAA==&#10;" fillcolor="white [3212]" strokecolor="black [3200]" strokeweight="1pt">
                      <v:stroke joinstyle="miter"/>
                      <v:textbox>
                        <w:txbxContent>
                          <w:p w:rsidR="0009721D" w:rsidRDefault="0009721D" w:rsidP="0009721D">
                            <w:r>
                              <w:t>Farbe ändern</w:t>
                            </w:r>
                          </w:p>
                          <w:p w:rsidR="0009721D" w:rsidRDefault="0009721D" w:rsidP="0009721D"/>
                        </w:txbxContent>
                      </v:textbox>
                    </v:roundrect>
                    <v:roundrect id="Abgerundetes Rechteck 12" o:spid="_x0000_s1068" style="position:absolute;left:6931;top:1262;width:1334;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DaMEA&#10;AADbAAAADwAAAGRycy9kb3ducmV2LnhtbERPzWqDQBC+F/oOyxRyq2tDkGLdBGkoGMil1gcY3Klr&#10;4s6Ku4k2T58tFHqbj+93it1iB3GlyfeOFbwkKQji1umeOwXN18fzKwgfkDUOjknBD3nYbR8fCsy1&#10;m/mTrnXoRAxhn6MCE8KYS+lbQxZ94kbiyH27yWKIcOqknnCO4XaQ6zTNpMWeY4PBkd4Ntef6YhXw&#10;XpZldcs2h8bNp24ozbFujFKrp6V8AxFoCf/iP3el4/w1/P4S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4A2jBAAAA2wAAAA8AAAAAAAAAAAAAAAAAmAIAAGRycy9kb3du&#10;cmV2LnhtbFBLBQYAAAAABAAEAPUAAACGAwAAAAA=&#10;" fillcolor="#fff2cc [663]" strokecolor="black [3200]" strokeweight="1pt">
                      <v:stroke joinstyle="miter"/>
                    </v:roundrect>
                  </v:group>
                  <v:group id="Gruppieren 27" o:spid="_x0000_s1069" style="position:absolute;left:-119;top:7753;width:29608;height:47644" coordorigin="-119,-205" coordsize="29608,47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3" o:spid="_x0000_s1070" type="#_x0000_t13" style="position:absolute;left:12201;top:22013;width:4350;height:39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Yk8MA&#10;AADbAAAADwAAAGRycy9kb3ducmV2LnhtbERPTWsCMRC9F/wPYQQvpWZVLGVrFCkIIrjQbXvobZpM&#10;dxc3k20Sdf33Rih4m8f7nMWqt604kQ+NYwWTcQaCWDvTcKXg82Pz9AIiRGSDrWNScKEAq+XgYYG5&#10;cWd+p1MZK5FCOOSooI6xy6UMuiaLYew64sT9Om8xJugraTyeU7ht5TTLnqXFhlNDjR291aQP5dEq&#10;+Mv8114X3/ufdl4cH3e6LCbzi1KjYb9+BRGpj3fxv3tr0vwZ3H5J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ZYk8MAAADbAAAADwAAAAAAAAAAAAAAAACYAgAAZHJzL2Rv&#10;d25yZXYueG1sUEsFBgAAAAAEAAQA9QAAAIgDAAAAAA==&#10;" adj="11762" fillcolor="black [3200]" strokecolor="black [1600]" strokeweight="1pt"/>
                    <v:group id="Gruppieren 26" o:spid="_x0000_s1071" style="position:absolute;left:-119;top:-205;width:29608;height:47643" coordorigin="-119,-205" coordsize="29608,47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uppieren 24" o:spid="_x0000_s1072" style="position:absolute;left:-119;top:-205;width:29488;height:20725" coordorigin="-119,-205" coordsize="29489,2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Abgerundetes Rechteck 7" o:spid="_x0000_s1073" style="position:absolute;left:-119;top:-205;width:29488;height:207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2WsEA&#10;AADaAAAADwAAAGRycy9kb3ducmV2LnhtbESP0WrCQBRE3wv+w3IF3+rGIrZEVwkWQcEX03zAJXvN&#10;RrN3Q3Y1ab/eFYQ+DjNzhlltBtuIO3W+dqxgNk1AEJdO11wpKH52718gfEDW2DgmBb/kYbMeva0w&#10;1a7nE93zUIkIYZ+iAhNCm0rpS0MW/dS1xNE7u85iiLKrpO6wj3DbyI8kWUiLNccFgy1tDZXX/GYV&#10;8LfMsv3fYn4oXH+pmswc88IoNRkP2RJEoCH8h1/tvVbwCc8r8Qb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QdlrBAAAA2gAAAA8AAAAAAAAAAAAAAAAAmAIAAGRycy9kb3du&#10;cmV2LnhtbFBLBQYAAAAABAAEAPUAAACGAwAAAAA=&#10;" fillcolor="#fff2cc [663]" strokecolor="black [3200]" strokeweight="1pt">
                          <v:stroke joinstyle="miter"/>
                          <v:textbox>
                            <w:txbxContent>
                              <w:p w:rsidR="0009721D" w:rsidRPr="00126E31" w:rsidRDefault="0009721D" w:rsidP="0009721D">
                                <w:pPr>
                                  <w:jc w:val="center"/>
                                  <w:rPr>
                                    <w:sz w:val="32"/>
                                  </w:rPr>
                                </w:pPr>
                                <w:r>
                                  <w:rPr>
                                    <w:sz w:val="32"/>
                                  </w:rPr>
                                  <w:t>Environment</w:t>
                                </w:r>
                              </w:p>
                            </w:txbxContent>
                          </v:textbox>
                        </v:roundrect>
                        <v:line id="Gerader Verbinder 16" o:spid="_x0000_s1074" style="position:absolute;visibility:visible;mso-wrap-style:square" from="1524,2540" to="27352,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SiarwAAADbAAAADwAAAGRycy9kb3ducmV2LnhtbERPyQrCMBC9C/5DGMGbpnqoWo0igsvV&#10;5eBxbMa22ExKE239eyMI3ubx1lmsWlOKF9WusKxgNIxAEKdWF5wpuJy3gykI55E1lpZJwZscrJbd&#10;zgITbRs+0uvkMxFC2CWoIPe+SqR0aU4G3dBWxIG729qgD7DOpK6xCeGmlOMoiqXBgkNDjhVtckof&#10;p6dRkF3j/WR33Gzf7mZm01G8psY0SvV77XoOwlPr/+Kf+6DD/Bi+v4QD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dSiarwAAADbAAAADwAAAAAAAAAAAAAAAAChAgAA&#10;ZHJzL2Rvd25yZXYueG1sUEsFBgAAAAAEAAQA+QAAAIoDAAAAAA==&#10;" strokecolor="#7f5f00 [1607]" strokeweight=".5pt">
                          <v:stroke joinstyle="miter"/>
                        </v:line>
                        <v:line id="Gerader Verbinder 17" o:spid="_x0000_s1075" style="position:absolute;visibility:visible;mso-wrap-style:square" from="1862,18457" to="27691,1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gH8bwAAADbAAAADwAAAGRycy9kb3ducmV2LnhtbERPyQrCMBC9C/5DGMGbpnqoWo0igsvV&#10;5eBxbMa22ExKE239eyMI3ubx1lmsWlOKF9WusKxgNIxAEKdWF5wpuJy3gykI55E1lpZJwZscrJbd&#10;zgITbRs+0uvkMxFC2CWoIPe+SqR0aU4G3dBWxIG729qgD7DOpK6xCeGmlOMoiqXBgkNDjhVtckof&#10;p6dRkF3j/WR33Gzf7mZm01G8psY0SvV77XoOwlPr/+Kf+6DD/Al8fwkHyO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pgH8bwAAADbAAAADwAAAAAAAAAAAAAAAAChAgAA&#10;ZHJzL2Rvd25yZXYueG1sUEsFBgAAAAAEAAQA+QAAAIoDAAAAAA==&#10;" strokecolor="#7f5f00 [1607]" strokeweight=".5pt">
                          <v:stroke joinstyle="miter"/>
                        </v:line>
                      </v:group>
                      <v:group id="Gruppieren 25" o:spid="_x0000_s1076" style="position:absolute;top:26712;width:29489;height:20726" coordorigin=",-381" coordsize="29489,2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Abgerundetes Rechteck 8" o:spid="_x0000_s1077" style="position:absolute;top:-381;width:29489;height:207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KL8A&#10;AADaAAAADwAAAGRycy9kb3ducmV2LnhtbERP3WqDMBS+H/Qdwinsbo0dQ4prKtIycNCbWR/gYM6M&#10;rTkRk6rb0y8XhV1+fP/7fLG9mGj0nWMF200CgrhxuuNWQX35eNmB8AFZY++YFPyQh/ywetpjpt3M&#10;XzRVoRUxhH2GCkwIQyalbwxZ9Bs3EEfu240WQ4RjK/WIcwy3vXxNklRa7Dg2GBzoaKi5VXergE+y&#10;KMrf9O2zdvO17Qtzrmqj1PN6Kd5BBFrCv/jhLrWCuDVeiTdAH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z+IovwAAANoAAAAPAAAAAAAAAAAAAAAAAJgCAABkcnMvZG93bnJl&#10;di54bWxQSwUGAAAAAAQABAD1AAAAhAMAAAAA&#10;" fillcolor="#fff2cc [663]" strokecolor="black [3200]" strokeweight="1pt">
                          <v:stroke joinstyle="miter"/>
                          <v:textbox>
                            <w:txbxContent>
                              <w:p w:rsidR="0009721D" w:rsidRPr="00126E31" w:rsidRDefault="0009721D" w:rsidP="0009721D">
                                <w:pPr>
                                  <w:jc w:val="center"/>
                                  <w:rPr>
                                    <w:sz w:val="32"/>
                                  </w:rPr>
                                </w:pPr>
                                <w:r>
                                  <w:rPr>
                                    <w:sz w:val="32"/>
                                  </w:rPr>
                                  <w:t>Umwelt</w:t>
                                </w:r>
                              </w:p>
                            </w:txbxContent>
                          </v:textbox>
                        </v:roundrect>
                        <v:line id="Gerader Verbinder 18" o:spid="_x0000_s1078" style="position:absolute;visibility:visible;mso-wrap-style:square" from="1862,18880" to="27691,19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Tg8IAAADbAAAADwAAAGRycy9kb3ducmV2LnhtbESPzW7CQAyE70h9h5WReiMbegg0ZUEI&#10;CcqVnwNHN+smEVlvlF1IeHt8QOJma8YznxerwTXqTl2oPRuYJiko4sLbmksD59N2MgcVIrLFxjMZ&#10;eFCA1fJjtMDc+p4PdD/GUkkIhxwNVDG2udahqMhhSHxLLNq/7xxGWbtS2w57CXeN/krTTDusWRoq&#10;bGlTUXE93pyB8pL9znaHzfYR/tz3fJqtqXe9MZ/jYf0DKtIQ3+bX9d4KvsDKLzKAX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eTg8IAAADbAAAADwAAAAAAAAAAAAAA&#10;AAChAgAAZHJzL2Rvd25yZXYueG1sUEsFBgAAAAAEAAQA+QAAAJADAAAAAA==&#10;" strokecolor="#7f5f00 [1607]" strokeweight=".5pt">
                          <v:stroke joinstyle="miter"/>
                        </v:line>
                        <v:line id="Gerader Verbinder 19" o:spid="_x0000_s1079" style="position:absolute;visibility:visible;mso-wrap-style:square" from="1862,2455" to="27691,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s2GLwAAADbAAAADwAAAGRycy9kb3ducmV2LnhtbERPyQrCMBC9C/5DGMGbpnqoWo0igsvV&#10;5eBxbMa22ExKE239eyMI3ubx1lmsWlOKF9WusKxgNIxAEKdWF5wpuJy3gykI55E1lpZJwZscrJbd&#10;zgITbRs+0uvkMxFC2CWoIPe+SqR0aU4G3dBWxIG729qgD7DOpK6xCeGmlOMoiqXBgkNDjhVtckof&#10;p6dRkF3j/WR33Gzf7mZm01G8psY0SvV77XoOwlPr/+Kf+6DD/Bl8fwkHyO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Es2GLwAAADbAAAADwAAAAAAAAAAAAAAAAChAgAA&#10;ZHJzL2Rvd25yZXYueG1sUEsFBgAAAAAEAAQA+QAAAIoDAAAAAA==&#10;" strokecolor="#7f5f00 [1607]" strokeweight=".5pt">
                          <v:stroke joinstyle="miter"/>
                        </v:line>
                      </v:group>
                    </v:group>
                  </v:group>
                  <v:group id="Gruppieren 23" o:spid="_x0000_s1080" style="position:absolute;left:2355;width:14002;height:3487" coordorigin="1593" coordsize="14002,3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oundrect id="Abgerundetes Rechteck 9" o:spid="_x0000_s1081" style="position:absolute;left:1593;top:7;width:3022;height:3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2UMMA&#10;AADaAAAADwAAAGRycy9kb3ducmV2LnhtbESPwWrDMBBE74X+g9hAb42cCkLrRAkhtNDSU5zQ89ra&#10;WCbWyliq7fbrq0Cgx2Fm3jDr7eRaMVAfGs8aFvMMBHHlTcO1htPx7fEZRIjIBlvPpOGHAmw393dr&#10;zI0f+UBDEWuRIBxy1GBj7HIpQ2XJYZj7jjh5Z987jEn2tTQ9jgnuWvmUZUvpsOG0YLGjvaXqUnw7&#10;Dfti6JQqv1T5KvF3VMdP9WFLrR9m024FItIU/8O39rvR8ALXK+kG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2UMMAAADaAAAADwAAAAAAAAAAAAAAAACYAgAAZHJzL2Rv&#10;d25yZXYueG1sUEsFBgAAAAAEAAQA9QAAAIgDAAAAAA==&#10;" strokecolor="black [3200]" strokeweight="1pt">
                      <v:fill r:id="rId14" o:title="" recolor="t" rotate="t" type="frame"/>
                      <v:stroke joinstyle="miter"/>
                    </v:roundrect>
                    <v:roundrect id="Abgerundetes Rechteck 20" o:spid="_x0000_s1082" style="position:absolute;left:8941;width:3022;height:34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wVr8A&#10;AADbAAAADwAAAGRycy9kb3ducmV2LnhtbERPy4rCMBTdC/5DuMLsNLWgSMcoPmFWwrSCzu7S3GnL&#10;NDcliVr/3iyEWR7Oe7nuTSvu5HxjWcF0koAgLq1uuFJwLo7jBQgfkDW2lknBkzysV8PBEjNtH/xN&#10;9zxUIoawz1BBHUKXSenLmgz6ie2II/drncEQoaukdviI4aaVaZLMpcGGY0ONHe1qKv/ym1GwneaH&#10;dN+fWBbXxfMyc55/XKnUx6jffIII1Id/8dv9pRWkcX38E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XBWvwAAANsAAAAPAAAAAAAAAAAAAAAAAJgCAABkcnMvZG93bnJl&#10;di54bWxQSwUGAAAAAAQABAD1AAAAhAMAAAAA&#10;" fillcolor="white [3212]" strokecolor="black [3200]" strokeweight="1pt">
                      <v:stroke joinstyle="miter"/>
                      <v:textbox>
                        <w:txbxContent>
                          <w:p w:rsidR="0009721D" w:rsidRPr="00167C44" w:rsidRDefault="0009721D" w:rsidP="0009721D">
                            <w:pPr>
                              <w:rPr>
                                <w:i/>
                              </w:rPr>
                            </w:pPr>
                            <w:r w:rsidRPr="00167C44">
                              <w:rPr>
                                <w:i/>
                                <w:sz w:val="28"/>
                              </w:rPr>
                              <w:t>T</w:t>
                            </w:r>
                          </w:p>
                        </w:txbxContent>
                      </v:textbox>
                    </v:roundrect>
                    <v:roundrect id="Abgerundetes Rechteck 21" o:spid="_x0000_s1083" style="position:absolute;left:5032;top:3;width:3022;height:34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3VzcIA&#10;AADbAAAADwAAAGRycy9kb3ducmV2LnhtbESPT4vCMBTE7wt+h/CEva1pC7tINYp/wdPC1oXV26N5&#10;tsXmpSRR67c3C4LHYWZ+w0znvWnFlZxvLCtIRwkI4tLqhisFv/vtxxiED8gaW8uk4E4e5rPB2xRz&#10;bW/8Q9ciVCJC2OeooA6hy6X0ZU0G/ch2xNE7WWcwROkqqR3eIty0MkuSL2mw4bhQY0ermspzcTEK&#10;lmmxydb9N8v9YXz/+3Sej65U6n3YLyYgAvXhFX62d1pBlsL/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dXNwgAAANsAAAAPAAAAAAAAAAAAAAAAAJgCAABkcnMvZG93&#10;bnJldi54bWxQSwUGAAAAAAQABAD1AAAAhwMAAAAA&#10;" fillcolor="white [3212]" strokecolor="black [3200]" strokeweight="1pt">
                      <v:stroke joinstyle="miter"/>
                      <v:textbox>
                        <w:txbxContent>
                          <w:p w:rsidR="0009721D" w:rsidRPr="00167C44" w:rsidRDefault="0009721D" w:rsidP="0009721D">
                            <w:pPr>
                              <w:rPr>
                                <w:b/>
                              </w:rPr>
                            </w:pPr>
                            <w:r>
                              <w:rPr>
                                <w:b/>
                                <w:sz w:val="28"/>
                              </w:rPr>
                              <w:t>F</w:t>
                            </w:r>
                          </w:p>
                        </w:txbxContent>
                      </v:textbox>
                    </v:roundrect>
                    <v:roundrect id="Abgerundetes Rechteck 22" o:spid="_x0000_s1084" style="position:absolute;left:12573;width:3022;height:34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LusIA&#10;AADbAAAADwAAAGRycy9kb3ducmV2LnhtbESPQYvCMBSE74L/ITzBm6YWFKlGUXcFT8LWhdXbo3m2&#10;xealJFHrvzcLC3scZuYbZrnuTCMe5HxtWcFknIAgLqyuuVTwfdqP5iB8QNbYWCYFL/KwXvV7S8y0&#10;ffIXPfJQighhn6GCKoQ2k9IXFRn0Y9sSR+9qncEQpSuldviMcNPINElm0mDNcaHClnYVFbf8bhRs&#10;J/ln+tEdWZ7O89fP1Hm+uEKp4aDbLEAE6sJ/+K990ArSFH6/xB8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0u6wgAAANsAAAAPAAAAAAAAAAAAAAAAAJgCAABkcnMvZG93&#10;bnJldi54bWxQSwUGAAAAAAQABAD1AAAAhwMAAAAA&#10;" fillcolor="white [3212]" strokecolor="black [3200]" strokeweight="1pt">
                      <v:stroke joinstyle="miter"/>
                      <v:textbox>
                        <w:txbxContent>
                          <w:p w:rsidR="0009721D" w:rsidRPr="00167C44" w:rsidRDefault="0009721D" w:rsidP="0009721D">
                            <w:pPr>
                              <w:rPr>
                                <w:u w:val="single"/>
                              </w:rPr>
                            </w:pPr>
                            <w:r w:rsidRPr="00167C44">
                              <w:rPr>
                                <w:sz w:val="28"/>
                                <w:u w:val="single"/>
                              </w:rPr>
                              <w:t>T</w:t>
                            </w:r>
                          </w:p>
                        </w:txbxContent>
                      </v:textbox>
                    </v:roundrect>
                  </v:group>
                </v:group>
                <v:roundrect id="Abgerundetes Rechteck 58" o:spid="_x0000_s1085" style="position:absolute;left:5943;top:12573;width:3043;height:34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Ij8EA&#10;AADbAAAADwAAAGRycy9kb3ducmV2LnhtbERPW2vCMBR+F/wP4Qz2pqnCxqjGUibiNhjDenk+NMem&#10;2pyUJtru3y8PAx8/vvsyG2wj7tT52rGC2TQBQVw6XXOl4LDfTN5A+ICssXFMCn7JQ7Yaj5aYatfz&#10;ju5FqEQMYZ+iAhNCm0rpS0MW/dS1xJE7u85iiLCrpO6wj+G2kfMkeZUWa44NBlt6N1Rei5tVcMrd&#10;9kfevr6PV1MEc/nkfj3bKvX8NOQLEIGG8BD/uz+0gpc4Nn6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7yI/BAAAA2wAAAA8AAAAAAAAAAAAAAAAAmAIAAGRycy9kb3du&#10;cmV2LnhtbFBLBQYAAAAABAAEAPUAAACGAwAAAAA=&#10;" fillcolor="white [3201]" strokecolor="black [3200]" strokeweight="1pt">
                  <v:stroke joinstyle="miter"/>
                  <v:textbox>
                    <w:txbxContent>
                      <w:p w:rsidR="0009721D" w:rsidRPr="0085565A" w:rsidRDefault="0009721D" w:rsidP="0009721D">
                        <w:pPr>
                          <w:rPr>
                            <w:color w:val="FF0000"/>
                            <w:sz w:val="28"/>
                          </w:rPr>
                        </w:pPr>
                        <w:r w:rsidRPr="0085565A">
                          <w:rPr>
                            <w:rFonts w:ascii="Segoe UI Symbol" w:hAnsi="Segoe UI Symbol"/>
                            <w:color w:val="FF0000"/>
                            <w:sz w:val="28"/>
                          </w:rPr>
                          <w:t></w:t>
                        </w:r>
                      </w:p>
                    </w:txbxContent>
                  </v:textbox>
                </v:roundrect>
              </v:group>
            </w:pict>
          </mc:Fallback>
        </mc:AlternateContent>
      </w:r>
    </w:p>
    <w:p w:rsidR="0009721D" w:rsidRDefault="0009721D" w:rsidP="0009721D">
      <w:r>
        <w:rPr>
          <w:noProof/>
          <w:lang w:eastAsia="de-CH"/>
        </w:rPr>
        <mc:AlternateContent>
          <mc:Choice Requires="wpg">
            <w:drawing>
              <wp:anchor distT="0" distB="0" distL="114300" distR="114300" simplePos="0" relativeHeight="251717632" behindDoc="0" locked="0" layoutInCell="1" allowOverlap="1" wp14:anchorId="6D0621B8" wp14:editId="1F4876F3">
                <wp:simplePos x="0" y="0"/>
                <wp:positionH relativeFrom="column">
                  <wp:posOffset>2614930</wp:posOffset>
                </wp:positionH>
                <wp:positionV relativeFrom="paragraph">
                  <wp:posOffset>21590</wp:posOffset>
                </wp:positionV>
                <wp:extent cx="4330065" cy="8051800"/>
                <wp:effectExtent l="0" t="0" r="0" b="0"/>
                <wp:wrapNone/>
                <wp:docPr id="1024" name="Gruppieren 1024"/>
                <wp:cNvGraphicFramePr/>
                <a:graphic xmlns:a="http://schemas.openxmlformats.org/drawingml/2006/main">
                  <a:graphicData uri="http://schemas.microsoft.com/office/word/2010/wordprocessingGroup">
                    <wpg:wgp>
                      <wpg:cNvGrpSpPr/>
                      <wpg:grpSpPr>
                        <a:xfrm>
                          <a:off x="0" y="0"/>
                          <a:ext cx="4330065" cy="8051800"/>
                          <a:chOff x="0" y="0"/>
                          <a:chExt cx="4330065" cy="8051800"/>
                        </a:xfrm>
                      </wpg:grpSpPr>
                      <wpg:grpSp>
                        <wpg:cNvPr id="63" name="Gruppieren 63"/>
                        <wpg:cNvGrpSpPr/>
                        <wpg:grpSpPr>
                          <a:xfrm>
                            <a:off x="0" y="0"/>
                            <a:ext cx="4330065" cy="8051800"/>
                            <a:chOff x="0" y="0"/>
                            <a:chExt cx="4330065" cy="8051800"/>
                          </a:xfrm>
                        </wpg:grpSpPr>
                        <wpg:grpSp>
                          <wpg:cNvPr id="55" name="Gruppieren 55"/>
                          <wpg:cNvGrpSpPr/>
                          <wpg:grpSpPr>
                            <a:xfrm>
                              <a:off x="0" y="0"/>
                              <a:ext cx="4330065" cy="8051800"/>
                              <a:chOff x="0" y="0"/>
                              <a:chExt cx="4330065" cy="8051800"/>
                            </a:xfrm>
                          </wpg:grpSpPr>
                          <pic:pic xmlns:pic="http://schemas.openxmlformats.org/drawingml/2006/picture">
                            <pic:nvPicPr>
                              <pic:cNvPr id="56" name="Picture 2" descr="https://openclipart.org/image/2400px/svg_to_png/204034/IPHONE-6-BW-OC-2.png"/>
                              <pic:cNvPicPr>
                                <a:picLocks noChangeAspect="1"/>
                              </pic:cNvPicPr>
                            </pic:nvPicPr>
                            <pic:blipFill rotWithShape="1">
                              <a:blip r:embed="rId9" cstate="print">
                                <a:extLst>
                                  <a:ext uri="{28A0092B-C50C-407E-A947-70E740481C1C}">
                                    <a14:useLocalDpi xmlns:a14="http://schemas.microsoft.com/office/drawing/2010/main" val="0"/>
                                  </a:ext>
                                </a:extLst>
                              </a:blip>
                              <a:srcRect l="26896" t="5185" r="25039" b="7252"/>
                              <a:stretch/>
                            </pic:blipFill>
                            <pic:spPr bwMode="auto">
                              <a:xfrm>
                                <a:off x="0" y="0"/>
                                <a:ext cx="4330065" cy="8051800"/>
                              </a:xfrm>
                              <a:prstGeom prst="rect">
                                <a:avLst/>
                              </a:prstGeom>
                              <a:noFill/>
                              <a:ln>
                                <a:noFill/>
                              </a:ln>
                              <a:extLst>
                                <a:ext uri="{53640926-AAD7-44D8-BBD7-CCE9431645EC}">
                                  <a14:shadowObscured xmlns:a14="http://schemas.microsoft.com/office/drawing/2010/main"/>
                                </a:ext>
                              </a:extLst>
                            </pic:spPr>
                          </pic:pic>
                          <wps:wsp>
                            <wps:cNvPr id="57" name="Abgerundetes Rechteck 57"/>
                            <wps:cNvSpPr/>
                            <wps:spPr>
                              <a:xfrm>
                                <a:off x="487680" y="1021080"/>
                                <a:ext cx="3283527" cy="5880463"/>
                              </a:xfrm>
                              <a:prstGeom prst="roundRect">
                                <a:avLst>
                                  <a:gd name="adj" fmla="val 2113"/>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uppieren 52"/>
                          <wpg:cNvGrpSpPr/>
                          <wpg:grpSpPr>
                            <a:xfrm>
                              <a:off x="673100" y="1333500"/>
                              <a:ext cx="2948940" cy="5489575"/>
                              <a:chOff x="0" y="40640"/>
                              <a:chExt cx="2948940" cy="5489575"/>
                            </a:xfrm>
                          </wpg:grpSpPr>
                          <wpg:grpSp>
                            <wpg:cNvPr id="31" name="Gruppieren 31"/>
                            <wpg:cNvGrpSpPr/>
                            <wpg:grpSpPr>
                              <a:xfrm>
                                <a:off x="1702526" y="40640"/>
                                <a:ext cx="1246414" cy="347980"/>
                                <a:chOff x="110775" y="66745"/>
                                <a:chExt cx="773382" cy="571500"/>
                              </a:xfrm>
                            </wpg:grpSpPr>
                            <wps:wsp>
                              <wps:cNvPr id="32" name="Abgerundetes Rechteck 32"/>
                              <wps:cNvSpPr/>
                              <wps:spPr>
                                <a:xfrm>
                                  <a:off x="110775" y="66745"/>
                                  <a:ext cx="773382" cy="57150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Default="0009721D" w:rsidP="0009721D">
                                    <w:r>
                                      <w:t>Farbe ändern</w:t>
                                    </w:r>
                                  </w:p>
                                  <w:p w:rsidR="0009721D" w:rsidRDefault="0009721D" w:rsidP="0009721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bgerundetes Rechteck 33"/>
                              <wps:cNvSpPr/>
                              <wps:spPr>
                                <a:xfrm>
                                  <a:off x="707723" y="164359"/>
                                  <a:ext cx="133485" cy="3200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uppieren 45"/>
                            <wpg:cNvGrpSpPr/>
                            <wpg:grpSpPr>
                              <a:xfrm>
                                <a:off x="320040" y="45720"/>
                                <a:ext cx="1336040" cy="348343"/>
                                <a:chOff x="243840" y="45720"/>
                                <a:chExt cx="1336040" cy="348343"/>
                              </a:xfrm>
                            </wpg:grpSpPr>
                            <wps:wsp>
                              <wps:cNvPr id="46" name="Abgerundetes Rechteck 46"/>
                              <wps:cNvSpPr/>
                              <wps:spPr>
                                <a:xfrm>
                                  <a:off x="243840" y="46083"/>
                                  <a:ext cx="302260" cy="347980"/>
                                </a:xfrm>
                                <a:prstGeom prst="round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bgerundetes Rechteck 47"/>
                              <wps:cNvSpPr/>
                              <wps:spPr>
                                <a:xfrm>
                                  <a:off x="932905" y="45720"/>
                                  <a:ext cx="302260" cy="34798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i/>
                                      </w:rPr>
                                    </w:pPr>
                                    <w:r w:rsidRPr="00167C44">
                                      <w:rPr>
                                        <w:i/>
                                        <w:sz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bgerundetes Rechteck 48"/>
                              <wps:cNvSpPr/>
                              <wps:spPr>
                                <a:xfrm>
                                  <a:off x="583111" y="45720"/>
                                  <a:ext cx="302260" cy="348343"/>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b/>
                                      </w:rPr>
                                    </w:pPr>
                                    <w:r>
                                      <w:rPr>
                                        <w:b/>
                                        <w:sz w:val="28"/>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bgerundetes Rechteck 49"/>
                              <wps:cNvSpPr/>
                              <wps:spPr>
                                <a:xfrm>
                                  <a:off x="1277620" y="45720"/>
                                  <a:ext cx="302260" cy="347979"/>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u w:val="single"/>
                                      </w:rPr>
                                    </w:pPr>
                                    <w:r w:rsidRPr="00167C44">
                                      <w:rPr>
                                        <w:sz w:val="28"/>
                                        <w:u w:val="singl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 name="Gruppieren 34"/>
                            <wpg:cNvGrpSpPr/>
                            <wpg:grpSpPr>
                              <a:xfrm>
                                <a:off x="0" y="795867"/>
                                <a:ext cx="2948940" cy="4734348"/>
                                <a:chOff x="0" y="0"/>
                                <a:chExt cx="2948940" cy="4734348"/>
                              </a:xfrm>
                            </wpg:grpSpPr>
                            <wps:wsp>
                              <wps:cNvPr id="35" name="Pfeil nach rechts 35"/>
                              <wps:cNvSpPr/>
                              <wps:spPr>
                                <a:xfrm rot="5400000">
                                  <a:off x="1240472" y="2201333"/>
                                  <a:ext cx="434975" cy="3962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uppieren 36"/>
                              <wpg:cNvGrpSpPr/>
                              <wpg:grpSpPr>
                                <a:xfrm>
                                  <a:off x="0" y="0"/>
                                  <a:ext cx="2948940" cy="4734348"/>
                                  <a:chOff x="0" y="0"/>
                                  <a:chExt cx="2948940" cy="4734348"/>
                                </a:xfrm>
                              </wpg:grpSpPr>
                              <wpg:grpSp>
                                <wpg:cNvPr id="37" name="Gruppieren 37"/>
                                <wpg:cNvGrpSpPr/>
                                <wpg:grpSpPr>
                                  <a:xfrm>
                                    <a:off x="0" y="0"/>
                                    <a:ext cx="2948940" cy="2072640"/>
                                    <a:chOff x="0" y="0"/>
                                    <a:chExt cx="2948940" cy="2072640"/>
                                  </a:xfrm>
                                </wpg:grpSpPr>
                                <wps:wsp>
                                  <wps:cNvPr id="38" name="Abgerundetes Rechteck 38"/>
                                  <wps:cNvSpPr/>
                                  <wps:spPr>
                                    <a:xfrm>
                                      <a:off x="0" y="0"/>
                                      <a:ext cx="2948940" cy="20726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09721D" w:rsidRPr="00126E31" w:rsidRDefault="0009721D" w:rsidP="0009721D">
                                        <w:pPr>
                                          <w:jc w:val="center"/>
                                          <w:rPr>
                                            <w:sz w:val="32"/>
                                          </w:rPr>
                                        </w:pPr>
                                        <w:r>
                                          <w:rPr>
                                            <w:noProof/>
                                            <w:sz w:val="32"/>
                                            <w:lang w:eastAsia="de-CH"/>
                                          </w:rPr>
                                          <w:drawing>
                                            <wp:inline distT="0" distB="0" distL="0" distR="0" wp14:anchorId="01B5F58B" wp14:editId="3C997484">
                                              <wp:extent cx="2305293" cy="1296656"/>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berian_tiger_wild_animal-wallpaper-1920x1080.jpg"/>
                                                      <pic:cNvPicPr/>
                                                    </pic:nvPicPr>
                                                    <pic:blipFill>
                                                      <a:blip r:embed="rId15">
                                                        <a:extLst>
                                                          <a:ext uri="{28A0092B-C50C-407E-A947-70E740481C1C}">
                                                            <a14:useLocalDpi xmlns:a14="http://schemas.microsoft.com/office/drawing/2010/main" val="0"/>
                                                          </a:ext>
                                                        </a:extLst>
                                                      </a:blip>
                                                      <a:stretch>
                                                        <a:fillRect/>
                                                      </a:stretch>
                                                    </pic:blipFill>
                                                    <pic:spPr>
                                                      <a:xfrm>
                                                        <a:off x="0" y="0"/>
                                                        <a:ext cx="2310183" cy="12994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Gerader Verbinder 39"/>
                                  <wps:cNvCnPr/>
                                  <wps:spPr>
                                    <a:xfrm>
                                      <a:off x="152400" y="254000"/>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0" name="Gerader Verbinder 40"/>
                                  <wps:cNvCnPr/>
                                  <wps:spPr>
                                    <a:xfrm>
                                      <a:off x="186267" y="1845733"/>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41" name="Gruppieren 41"/>
                                <wpg:cNvGrpSpPr/>
                                <wpg:grpSpPr>
                                  <a:xfrm>
                                    <a:off x="0" y="2661708"/>
                                    <a:ext cx="2948940" cy="2072640"/>
                                    <a:chOff x="0" y="-47625"/>
                                    <a:chExt cx="2948940" cy="2072640"/>
                                  </a:xfrm>
                                </wpg:grpSpPr>
                                <wps:wsp>
                                  <wps:cNvPr id="42" name="Abgerundetes Rechteck 42"/>
                                  <wps:cNvSpPr/>
                                  <wps:spPr>
                                    <a:xfrm>
                                      <a:off x="0" y="-47625"/>
                                      <a:ext cx="2948940" cy="2072640"/>
                                    </a:xfrm>
                                    <a:prstGeom prst="roundRect">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09721D" w:rsidRPr="00126E31" w:rsidRDefault="0009721D" w:rsidP="0009721D">
                                        <w:pPr>
                                          <w:jc w:val="center"/>
                                          <w:rPr>
                                            <w:sz w:val="32"/>
                                          </w:rPr>
                                        </w:pPr>
                                        <w:r>
                                          <w:rPr>
                                            <w:sz w:val="32"/>
                                          </w:rPr>
                                          <w:t>Asiatischer Tiger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r Verbinder 43"/>
                                  <wps:cNvCnPr/>
                                  <wps:spPr>
                                    <a:xfrm>
                                      <a:off x="186267" y="1888067"/>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4" name="Gerader Verbinder 44"/>
                                  <wps:cNvCnPr/>
                                  <wps:spPr>
                                    <a:xfrm>
                                      <a:off x="186267" y="245534"/>
                                      <a:ext cx="2582849" cy="16565"/>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61" name="Abgerundetes Rechteck 61"/>
                        <wps:cNvSpPr/>
                        <wps:spPr>
                          <a:xfrm>
                            <a:off x="622300" y="1333500"/>
                            <a:ext cx="304338" cy="348343"/>
                          </a:xfrm>
                          <a:prstGeom prst="roundRect">
                            <a:avLst/>
                          </a:prstGeom>
                        </wps:spPr>
                        <wps:style>
                          <a:lnRef idx="2">
                            <a:schemeClr val="dk1"/>
                          </a:lnRef>
                          <a:fillRef idx="1">
                            <a:schemeClr val="lt1"/>
                          </a:fillRef>
                          <a:effectRef idx="0">
                            <a:schemeClr val="dk1"/>
                          </a:effectRef>
                          <a:fontRef idx="minor">
                            <a:schemeClr val="dk1"/>
                          </a:fontRef>
                        </wps:style>
                        <wps:txbx>
                          <w:txbxContent>
                            <w:p w:rsidR="0009721D" w:rsidRPr="0085565A" w:rsidRDefault="0009721D" w:rsidP="0009721D">
                              <w:pPr>
                                <w:rPr>
                                  <w:color w:val="FF0000"/>
                                  <w:sz w:val="28"/>
                                </w:rPr>
                              </w:pPr>
                              <w:r w:rsidRPr="0085565A">
                                <w:rPr>
                                  <w:rFonts w:ascii="Segoe UI Symbol" w:hAnsi="Segoe UI Symbol"/>
                                  <w:color w:val="FF0000"/>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0621B8" id="Gruppieren 1024" o:spid="_x0000_s1086" style="position:absolute;margin-left:205.9pt;margin-top:1.7pt;width:340.95pt;height:634pt;z-index:251717632" coordsize="43300,805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">
                <v:group id="Gruppieren 63" o:spid="_x0000_s1087" style="position:absolute;width:43300;height:80518" coordsize="43300,8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uppieren 55" o:spid="_x0000_s1088" style="position:absolute;width:43300;height:80518" coordsize="43300,8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Picture 2" o:spid="_x0000_s1089" type="#_x0000_t75" alt="https://openclipart.org/image/2400px/svg_to_png/204034/IPHONE-6-BW-OC-2.png" style="position:absolute;width:43300;height:80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dMHLEAAAA2wAAAA8AAABkcnMvZG93bnJldi54bWxEj91qwkAQhe8F32EZoTdSN5WaltRNkIJU&#10;vDKJDzDNTpNgdjZk1xjf3i0Uenk4Px9nm02mEyMNrrWs4GUVgSCurG65VnAu98/vIJxH1thZJgV3&#10;cpCl89kWE21vnNNY+FqEEXYJKmi87xMpXdWQQbeyPXHwfuxg0Ac51FIPeAvjppPrKIqlwZYDocGe&#10;PhuqLsXVBMj3sYy/3k7LY3G4nsvXPi/yMVfqaTHtPkB4mvx/+K990Ao2Mfx+CT9Ap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dMHLEAAAA2wAAAA8AAAAAAAAAAAAAAAAA&#10;nwIAAGRycy9kb3ducmV2LnhtbFBLBQYAAAAABAAEAPcAAACQAwAAAAA=&#10;">
                      <v:imagedata r:id="rId13" o:title="IPHONE-6-BW-OC-2" croptop="3398f" cropbottom="4753f" cropleft="17627f" cropright="16410f"/>
                      <v:path arrowok="t"/>
                    </v:shape>
                    <v:roundrect id="Abgerundetes Rechteck 57" o:spid="_x0000_s1090" style="position:absolute;left:4876;top:10210;width:32836;height:58805;visibility:visible;mso-wrap-style:square;v-text-anchor:middle" arcsize="138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KyMQA&#10;AADbAAAADwAAAGRycy9kb3ducmV2LnhtbESPX2vCQBDE3wt+h2OFvhS9qK1K9JTSUvCtGP88L7k1&#10;SZvbi7mtxm/fKwh9HGZ+M8xy3blaXagNlWcDo2ECijj3tuLCwH73MZiDCoJssfZMBm4UYL3qPSwx&#10;tf7KW7pkUqhYwiFFA6VIk2od8pIchqFviKN38q1DibIttG3xGstdrcdJMtUOK44LJTb0VlL+nf04&#10;Ay9n+TpKNntqPvdjf9i+0/NkQsY89rvXBSihTv7Dd3pjIzeDvy/x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UisjEAAAA2wAAAA8AAAAAAAAAAAAAAAAAmAIAAGRycy9k&#10;b3ducmV2LnhtbFBLBQYAAAAABAAEAPUAAACJAwAAAAA=&#10;" fillcolor="white [3201]" stroked="f" strokeweight="1pt">
                      <v:stroke joinstyle="miter"/>
                    </v:roundrect>
                  </v:group>
                  <v:group id="Gruppieren 52" o:spid="_x0000_s1091" style="position:absolute;left:6731;top:13335;width:29489;height:54895" coordorigin=",406" coordsize="29489,54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uppieren 31" o:spid="_x0000_s1092" style="position:absolute;left:17025;top:406;width:12464;height:3480" coordorigin="1107,667" coordsize="7733,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Abgerundetes Rechteck 32" o:spid="_x0000_s1093" style="position:absolute;left:1107;top:667;width:7734;height:5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dZ8MA&#10;AADbAAAADwAAAGRycy9kb3ducmV2LnhtbESPT4vCMBTE7wt+h/CEva2plV2kGsV/C3ta2Cqot0fz&#10;bIvNS0mi1m+/EQSPw8z8hpnOO9OIKzlfW1YwHCQgiAuray4V7LbfH2MQPiBrbCyTgjt5mM96b1PM&#10;tL3xH13zUIoIYZ+hgiqENpPSFxUZ9APbEkfvZJ3BEKUrpXZ4i3DTyDRJvqTBmuNChS2tKirO+cUo&#10;WA7zTbruflluD+P7/tN5PrpCqfd+t5iACNSFV/jZ/tEKRik8vs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bdZ8MAAADbAAAADwAAAAAAAAAAAAAAAACYAgAAZHJzL2Rv&#10;d25yZXYueG1sUEsFBgAAAAAEAAQA9QAAAIgDAAAAAA==&#10;" fillcolor="white [3212]" strokecolor="black [3200]" strokeweight="1pt">
                        <v:stroke joinstyle="miter"/>
                        <v:textbox>
                          <w:txbxContent>
                            <w:p w:rsidR="0009721D" w:rsidRDefault="0009721D" w:rsidP="0009721D">
                              <w:r>
                                <w:t>Farbe ändern</w:t>
                              </w:r>
                            </w:p>
                            <w:p w:rsidR="0009721D" w:rsidRDefault="0009721D" w:rsidP="0009721D"/>
                          </w:txbxContent>
                        </v:textbox>
                      </v:roundrect>
                      <v:roundrect id="Abgerundetes Rechteck 33" o:spid="_x0000_s1094" style="position:absolute;left:7077;top:1643;width:1335;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H6k8MA&#10;AADbAAAADwAAAGRycy9kb3ducmV2LnhtbESP0WrCQBRE3wv+w3IF35pNq4hEVwktgoIvjfmAS/Y2&#10;mzZ7N2S3Jvr1riD0cZiZM8xmN9pWXKj3jWMFb0kKgrhyuuFaQXnev65A+ICssXVMCq7kYbedvGww&#10;027gL7oUoRYRwj5DBSaELpPSV4Ys+sR1xNH7dr3FEGVfS93jEOG2le9pupQWG44LBjv6MFT9Fn9W&#10;AX/KPD/clotj6Yafus3NqSiNUrPpmK9BBBrDf/jZPmgF8zk8vs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H6k8MAAADbAAAADwAAAAAAAAAAAAAAAACYAgAAZHJzL2Rv&#10;d25yZXYueG1sUEsFBgAAAAAEAAQA9QAAAIgDAAAAAA==&#10;" fillcolor="#fff2cc [663]" strokecolor="black [3200]" strokeweight="1pt">
                        <v:stroke joinstyle="miter"/>
                      </v:roundrect>
                    </v:group>
                    <v:group id="Gruppieren 45" o:spid="_x0000_s1095" style="position:absolute;left:3200;top:457;width:13360;height:3483" coordorigin="2438,457" coordsize="13360,3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Abgerundetes Rechteck 46" o:spid="_x0000_s1096" style="position:absolute;left:2438;top:460;width:3023;height:3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MI8MA&#10;AADbAAAADwAAAGRycy9kb3ducmV2LnhtbESPwWrDMBBE74X8g9hAb43cKoTiRAkltNCSU5yS89ra&#10;WCbWyliq7fbrq0Chx2Fm3jCb3eRaMVAfGs8aHhcZCOLKm4ZrDZ+nt4dnECEiG2w9k4ZvCrDbzu42&#10;mBs/8pGGItYiQTjkqMHG2OVShsqSw7DwHXHyLr53GJPsa2l6HBPctfIpy1bSYcNpwWJHe0vVtfhy&#10;GvbF0ClVnlX5KvFnVKeD+rCl1vfz6WUNItIU/8N/7XejYbmC25f0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fMI8MAAADbAAAADwAAAAAAAAAAAAAAAACYAgAAZHJzL2Rv&#10;d25yZXYueG1sUEsFBgAAAAAEAAQA9QAAAIgDAAAAAA==&#10;" strokecolor="black [3200]" strokeweight="1pt">
                        <v:fill r:id="rId14" o:title="" recolor="t" rotate="t" type="frame"/>
                        <v:stroke joinstyle="miter"/>
                      </v:roundrect>
                      <v:roundrect id="Abgerundetes Rechteck 47" o:spid="_x0000_s1097" style="position:absolute;left:9329;top:457;width:3022;height:3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NgsQA&#10;AADbAAAADwAAAGRycy9kb3ducmV2LnhtbESPT2vCQBTE7wW/w/IK3upGqX9IsxG1Cp4EY6Ht7ZF9&#10;TUKzb8PuqvHbu0Khx2FmfsNky9604kLON5YVjEcJCOLS6oYrBR+n3csChA/IGlvLpOBGHpb54CnD&#10;VNsrH+lShEpECPsUFdQhdKmUvqzJoB/Zjjh6P9YZDFG6SmqH1wg3rZwkyUwabDgu1NjRpqbytzgb&#10;BetxsZ289weWp6/F7XPqPH+7Uqnhc796AxGoD//hv/ZeK3idw+N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3DYLEAAAA2wAAAA8AAAAAAAAAAAAAAAAAmAIAAGRycy9k&#10;b3ducmV2LnhtbFBLBQYAAAAABAAEAPUAAACJAwAAAAA=&#10;" fillcolor="white [3212]" strokecolor="black [3200]" strokeweight="1pt">
                        <v:stroke joinstyle="miter"/>
                        <v:textbox>
                          <w:txbxContent>
                            <w:p w:rsidR="0009721D" w:rsidRPr="00167C44" w:rsidRDefault="0009721D" w:rsidP="0009721D">
                              <w:pPr>
                                <w:rPr>
                                  <w:i/>
                                </w:rPr>
                              </w:pPr>
                              <w:r w:rsidRPr="00167C44">
                                <w:rPr>
                                  <w:i/>
                                  <w:sz w:val="28"/>
                                </w:rPr>
                                <w:t>T</w:t>
                              </w:r>
                            </w:p>
                          </w:txbxContent>
                        </v:textbox>
                      </v:roundrect>
                      <v:roundrect id="Abgerundetes Rechteck 48" o:spid="_x0000_s1098" style="position:absolute;left:5831;top:457;width:3022;height:34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Z8MEA&#10;AADbAAAADwAAAGRycy9kb3ducmV2LnhtbERPz2vCMBS+D/wfwhN2W1PFjVKNos7BToPVwfT2aJ5t&#10;sXkpSWbb/345CB4/vt+rzWBacSPnG8sKZkkKgri0uuFKwc/x4yUD4QOyxtYyKRjJw2Y9eVphrm3P&#10;33QrQiViCPscFdQhdLmUvqzJoE9sRxy5i3UGQ4SuktphH8NNK+dp+iYNNhwbauxoX1N5Lf6Mgt2s&#10;OMzfhy+Wx1M2/r46z2dXKvU8HbZLEIGG8BDf3Z9awSKOjV/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omfDBAAAA2wAAAA8AAAAAAAAAAAAAAAAAmAIAAGRycy9kb3du&#10;cmV2LnhtbFBLBQYAAAAABAAEAPUAAACGAwAAAAA=&#10;" fillcolor="white [3212]" strokecolor="black [3200]" strokeweight="1pt">
                        <v:stroke joinstyle="miter"/>
                        <v:textbox>
                          <w:txbxContent>
                            <w:p w:rsidR="0009721D" w:rsidRPr="00167C44" w:rsidRDefault="0009721D" w:rsidP="0009721D">
                              <w:pPr>
                                <w:rPr>
                                  <w:b/>
                                </w:rPr>
                              </w:pPr>
                              <w:r>
                                <w:rPr>
                                  <w:b/>
                                  <w:sz w:val="28"/>
                                </w:rPr>
                                <w:t>F</w:t>
                              </w:r>
                            </w:p>
                          </w:txbxContent>
                        </v:textbox>
                      </v:roundrect>
                      <v:roundrect id="Abgerundetes Rechteck 49" o:spid="_x0000_s1099" style="position:absolute;left:12776;top:457;width:3022;height:34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8a8MA&#10;AADbAAAADwAAAGRycy9kb3ducmV2LnhtbESPT4vCMBTE7wt+h/AEb2uquKLVKLp/YE+CVVBvj+bZ&#10;FpuXkmS1fvuNIHgcZuY3zHzZmlpcyfnKsoJBPwFBnFtdcaFgv/t5n4DwAVljbZkU3MnDctF5m2Oq&#10;7Y23dM1CISKEfYoKyhCaVEqfl2TQ921DHL2zdQZDlK6Q2uEtwk0th0kylgYrjgslNvRZUn7J/oyC&#10;9SD7Hn61G5a74+R++HCeTy5XqtdtVzMQgdrwCj/bv1rBaAqP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Q8a8MAAADbAAAADwAAAAAAAAAAAAAAAACYAgAAZHJzL2Rv&#10;d25yZXYueG1sUEsFBgAAAAAEAAQA9QAAAIgDAAAAAA==&#10;" fillcolor="white [3212]" strokecolor="black [3200]" strokeweight="1pt">
                        <v:stroke joinstyle="miter"/>
                        <v:textbox>
                          <w:txbxContent>
                            <w:p w:rsidR="0009721D" w:rsidRPr="00167C44" w:rsidRDefault="0009721D" w:rsidP="0009721D">
                              <w:pPr>
                                <w:rPr>
                                  <w:u w:val="single"/>
                                </w:rPr>
                              </w:pPr>
                              <w:r w:rsidRPr="00167C44">
                                <w:rPr>
                                  <w:sz w:val="28"/>
                                  <w:u w:val="single"/>
                                </w:rPr>
                                <w:t>T</w:t>
                              </w:r>
                            </w:p>
                          </w:txbxContent>
                        </v:textbox>
                      </v:roundrect>
                    </v:group>
                    <v:group id="Gruppieren 34" o:spid="_x0000_s1100" style="position:absolute;top:7958;width:29489;height:47344" coordsize="29489,47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Pfeil nach rechts 35" o:spid="_x0000_s1101" type="#_x0000_t13" style="position:absolute;left:12404;top:22013;width:4350;height:39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Y5HMYA&#10;AADbAAAADwAAAGRycy9kb3ducmV2LnhtbESPQWsCMRSE74X+h/AKvRTN2rIiq1FKQZCCC13bg7dn&#10;8txdunnZJlHXf98UCh6HmfmGWawG24kz+dA6VjAZZyCItTMt1wo+d+vRDESIyAY7x6TgSgFWy/u7&#10;BRbGXfiDzlWsRYJwKFBBE2NfSBl0QxbD2PXEyTs6bzEm6WtpPF4S3HbyOcum0mLLaaHBnt4a0t/V&#10;ySr4yfzXVpf77aHLy9PTu67KSX5V6vFheJ2DiDTEW/i/vTEKXnL4+5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Y5HMYAAADbAAAADwAAAAAAAAAAAAAAAACYAgAAZHJz&#10;L2Rvd25yZXYueG1sUEsFBgAAAAAEAAQA9QAAAIsDAAAAAA==&#10;" adj="11762" fillcolor="black [3200]" strokecolor="black [1600]" strokeweight="1pt"/>
                      <v:group id="Gruppieren 36" o:spid="_x0000_s1102" style="position:absolute;width:29489;height:47343" coordsize="29489,47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pieren 37" o:spid="_x0000_s1103" style="position:absolute;width:29489;height:20726" coordsize="29489,2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Abgerundetes Rechteck 38" o:spid="_x0000_s1104" style="position:absolute;width:29489;height:207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Vo4sAA&#10;AADbAAAADwAAAGRycy9kb3ducmV2LnhtbERP3WrCMBS+F/YO4Qy8s+nckNE1StkYOPBmtQ9waI5J&#10;XXNSmmjrnt5cDHb58f2Xu9n14kpj6DwreMpyEMSt1x0bBc3xc/UKIkRkjb1nUnCjALvtw6LEQvuJ&#10;v+laRyNSCIcCFdgYh0LK0FpyGDI/ECfu5EeHMcHRSD3ilMJdL9d5vpEOO04NFgd6t9T+1BengD9k&#10;Ve1/Ny9fjZ/Opq/soW6sUsvHuXoDEWmO/+I/914reE5j05f0A+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Vo4sAAAADbAAAADwAAAAAAAAAAAAAAAACYAgAAZHJzL2Rvd25y&#10;ZXYueG1sUEsFBgAAAAAEAAQA9QAAAIUDAAAAAA==&#10;" fillcolor="#fff2cc [663]" strokecolor="black [3200]" strokeweight="1pt">
                            <v:stroke joinstyle="miter"/>
                            <v:textbox>
                              <w:txbxContent>
                                <w:p w:rsidR="0009721D" w:rsidRPr="00126E31" w:rsidRDefault="0009721D" w:rsidP="0009721D">
                                  <w:pPr>
                                    <w:jc w:val="center"/>
                                    <w:rPr>
                                      <w:sz w:val="32"/>
                                    </w:rPr>
                                  </w:pPr>
                                  <w:r>
                                    <w:rPr>
                                      <w:noProof/>
                                      <w:sz w:val="32"/>
                                      <w:lang w:eastAsia="de-CH"/>
                                    </w:rPr>
                                    <w:drawing>
                                      <wp:inline distT="0" distB="0" distL="0" distR="0" wp14:anchorId="01B5F58B" wp14:editId="3C997484">
                                        <wp:extent cx="2305293" cy="1296656"/>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berian_tiger_wild_animal-wallpaper-1920x1080.jpg"/>
                                                <pic:cNvPicPr/>
                                              </pic:nvPicPr>
                                              <pic:blipFill>
                                                <a:blip r:embed="rId16">
                                                  <a:extLst>
                                                    <a:ext uri="{28A0092B-C50C-407E-A947-70E740481C1C}">
                                                      <a14:useLocalDpi xmlns:a14="http://schemas.microsoft.com/office/drawing/2010/main" val="0"/>
                                                    </a:ext>
                                                  </a:extLst>
                                                </a:blip>
                                                <a:stretch>
                                                  <a:fillRect/>
                                                </a:stretch>
                                              </pic:blipFill>
                                              <pic:spPr>
                                                <a:xfrm>
                                                  <a:off x="0" y="0"/>
                                                  <a:ext cx="2310183" cy="1299406"/>
                                                </a:xfrm>
                                                <a:prstGeom prst="rect">
                                                  <a:avLst/>
                                                </a:prstGeom>
                                              </pic:spPr>
                                            </pic:pic>
                                          </a:graphicData>
                                        </a:graphic>
                                      </wp:inline>
                                    </w:drawing>
                                  </w:r>
                                </w:p>
                              </w:txbxContent>
                            </v:textbox>
                          </v:roundrect>
                          <v:line id="Gerader Verbinder 39" o:spid="_x0000_s1105" style="position:absolute;visibility:visible;mso-wrap-style:square" from="1524,2540" to="27352,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qeMIAAADbAAAADwAAAGRycy9kb3ducmV2LnhtbESPT4vCMBTE78J+h/AW9qapLtRam4oI&#10;7u7VPwePz+bZFpuX0kRbv/1GEDwOM/MbJlsNphF36lxtWcF0EoEgLqyuuVRwPGzHCQjnkTU2lknB&#10;gxys8o9Rhqm2Pe/ovvelCBB2KSqovG9TKV1RkUE3sS1x8C62M+iD7EqpO+wD3DRyFkWxNFhzWKiw&#10;pU1FxXV/MwrKU/w7/9lttg93NotkGq+pN71SX5/DegnC0+Df4Vf7Tyv4XsDzS/gBM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qeMIAAADbAAAADwAAAAAAAAAAAAAA&#10;AAChAgAAZHJzL2Rvd25yZXYueG1sUEsFBgAAAAAEAAQA+QAAAJADAAAAAA==&#10;" strokecolor="#7f5f00 [1607]" strokeweight=".5pt">
                            <v:stroke joinstyle="miter"/>
                          </v:line>
                          <v:line id="Gerader Verbinder 40" o:spid="_x0000_s1106" style="position:absolute;visibility:visible;mso-wrap-style:square" from="1862,18457" to="27691,1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wmLwAAADbAAAADwAAAGRycy9kb3ducmV2LnhtbERPyQrCMBC9C/5DGMGbpopUrUYRweXq&#10;cvA4NmNbbCalibb+vTkIHh9vX65bU4o31a6wrGA0jEAQp1YXnCm4XnaDGQjnkTWWlknBhxysV93O&#10;EhNtGz7R++wzEULYJagg975KpHRpTgbd0FbEgXvY2qAPsM6krrEJ4aaU4yiKpcGCQ0OOFW1zSp/n&#10;l1GQ3eLDdH/a7j7ubuazUbyhxjRK9XvtZgHCU+v/4p/7qBV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sKwmLwAAADbAAAADwAAAAAAAAAAAAAAAAChAgAA&#10;ZHJzL2Rvd25yZXYueG1sUEsFBgAAAAAEAAQA+QAAAIoDAAAAAA==&#10;" strokecolor="#7f5f00 [1607]" strokeweight=".5pt">
                            <v:stroke joinstyle="miter"/>
                          </v:line>
                        </v:group>
                        <v:group id="Gruppieren 41" o:spid="_x0000_s1107" style="position:absolute;top:26617;width:29489;height:20726" coordorigin=",-476" coordsize="29489,2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bgerundetes Rechteck 42" o:spid="_x0000_s1108" style="position:absolute;top:-476;width:29489;height:207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sdcIA&#10;AADbAAAADwAAAGRycy9kb3ducmV2LnhtbESP0YrCMBRE34X9h3AXfNN0RUSqUYqLoLAv1n7Apbnb&#10;dG1uShNt9es3guDjMDNnmPV2sI24Uedrxwq+pgkI4tLpmisFxXk/WYLwAVlj45gU3MnDdvMxWmOq&#10;Xc8nuuWhEhHCPkUFJoQ2ldKXhiz6qWuJo/frOoshyq6SusM+wm0jZ0mykBZrjgsGW9oZKi/51Srg&#10;b5llh8difixc/1c1mfnJC6PU+HPIViACDeEdfrUPWsF8Bs8v8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yx1wgAAANsAAAAPAAAAAAAAAAAAAAAAAJgCAABkcnMvZG93&#10;bnJldi54bWxQSwUGAAAAAAQABAD1AAAAhwMAAAAA&#10;" fillcolor="#fff2cc [663]" strokecolor="black [3200]" strokeweight="1pt">
                            <v:stroke joinstyle="miter"/>
                            <v:textbox>
                              <w:txbxContent>
                                <w:p w:rsidR="0009721D" w:rsidRPr="00126E31" w:rsidRDefault="0009721D" w:rsidP="0009721D">
                                  <w:pPr>
                                    <w:jc w:val="center"/>
                                    <w:rPr>
                                      <w:sz w:val="32"/>
                                    </w:rPr>
                                  </w:pPr>
                                  <w:r>
                                    <w:rPr>
                                      <w:sz w:val="32"/>
                                    </w:rPr>
                                    <w:t>Asiatischer Tiger</w:t>
                                  </w:r>
                                </w:p>
                              </w:txbxContent>
                            </v:textbox>
                          </v:roundrect>
                          <v:line id="Gerader Verbinder 43" o:spid="_x0000_s1109" style="position:absolute;visibility:visible;mso-wrap-style:square" from="1862,18880" to="27691,19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Au78IAAADbAAAADwAAAGRycy9kb3ducmV2LnhtbESPT4vCMBTE7wt+h/AEb2taXapWUxFB&#10;d6/+OXh8Ns+22LyUJtr67c3Cwh6HmfkNs1r3phZPal1lWUE8jkAQ51ZXXCg4n3afcxDOI2usLZOC&#10;FzlYZ4OPFabadnyg59EXIkDYpaig9L5JpXR5SQbd2DbEwbvZ1qAPsi2kbrELcFPLSRQl0mDFYaHE&#10;hrYl5ffjwygoLsn3bH/Y7l7uahbzONlQZzqlRsN+swThqff/4b/2j1bwNYXfL+EHyO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Au78IAAADbAAAADwAAAAAAAAAAAAAA&#10;AAChAgAAZHJzL2Rvd25yZXYueG1sUEsFBgAAAAAEAAQA+QAAAJADAAAAAA==&#10;" strokecolor="#7f5f00 [1607]" strokeweight=".5pt">
                            <v:stroke joinstyle="miter"/>
                          </v:line>
                          <v:line id="Gerader Verbinder 44" o:spid="_x0000_s1110" style="position:absolute;visibility:visible;mso-wrap-style:square" from="1862,2455" to="27691,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2m8MAAADbAAAADwAAAGRycy9kb3ducmV2LnhtbESPQWuDQBSE74X8h+UVeqtrQrDWuhEJ&#10;JO3VJIccX91Xlbpvxd1E/ffdQqHHYWa+YfJiNr240+g6ywrWUQyCuLa640bB5Xx4TkE4j6yxt0wK&#10;FnJQ7FYPOWbaTlzR/eQbESDsMlTQej9kUrq6JYMusgNx8L7saNAHOTZSjzgFuOnlJo4TabDjsNDi&#10;QPuW6u/TzShorsn7y7HaHxb3aV7TdVLSZCalnh7n8g2Ep9n/h//aH1rBdgu/X8IP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5tpvDAAAA2wAAAA8AAAAAAAAAAAAA&#10;AAAAoQIAAGRycy9kb3ducmV2LnhtbFBLBQYAAAAABAAEAPkAAACRAwAAAAA=&#10;" strokecolor="#7f5f00 [1607]" strokeweight=".5pt">
                            <v:stroke joinstyle="miter"/>
                          </v:line>
                        </v:group>
                      </v:group>
                    </v:group>
                  </v:group>
                </v:group>
                <v:roundrect id="Abgerundetes Rechteck 61" o:spid="_x0000_s1111" style="position:absolute;left:6223;top:13335;width:3043;height:34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rr8MA&#10;AADbAAAADwAAAGRycy9kb3ducmV2LnhtbESPT2vCQBTE7wW/w/KE3uomHqREVxFF1EIpjX/Oj+wz&#10;G82+DdnVpN++Wyh4HGbmN8xs0dtaPKj1lWMF6SgBQVw4XXGp4HjYvL2D8AFZY+2YFPyQh8V88DLD&#10;TLuOv+mRh1JECPsMFZgQmkxKXxiy6EeuIY7exbUWQ5RtKXWLXYTbWo6TZCItVhwXDDa0MlTc8rtV&#10;cF667Ze8f3yebiYP5rrnbp1ulXod9sspiEB9eIb/2zutYJLC3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2rr8MAAADbAAAADwAAAAAAAAAAAAAAAACYAgAAZHJzL2Rv&#10;d25yZXYueG1sUEsFBgAAAAAEAAQA9QAAAIgDAAAAAA==&#10;" fillcolor="white [3201]" strokecolor="black [3200]" strokeweight="1pt">
                  <v:stroke joinstyle="miter"/>
                  <v:textbox>
                    <w:txbxContent>
                      <w:p w:rsidR="0009721D" w:rsidRPr="0085565A" w:rsidRDefault="0009721D" w:rsidP="0009721D">
                        <w:pPr>
                          <w:rPr>
                            <w:color w:val="FF0000"/>
                            <w:sz w:val="28"/>
                          </w:rPr>
                        </w:pPr>
                        <w:r w:rsidRPr="0085565A">
                          <w:rPr>
                            <w:rFonts w:ascii="Segoe UI Symbol" w:hAnsi="Segoe UI Symbol"/>
                            <w:color w:val="FF0000"/>
                            <w:sz w:val="28"/>
                          </w:rPr>
                          <w:t></w:t>
                        </w:r>
                      </w:p>
                    </w:txbxContent>
                  </v:textbox>
                </v:roundrect>
              </v:group>
            </w:pict>
          </mc:Fallback>
        </mc:AlternateContent>
      </w:r>
    </w:p>
    <w:p w:rsidR="0009721D" w:rsidRDefault="0009721D" w:rsidP="0009721D"/>
    <w:p w:rsidR="0009721D" w:rsidRDefault="0009721D" w:rsidP="0009721D"/>
    <w:p w:rsidR="0009721D" w:rsidRDefault="0009721D" w:rsidP="0009721D"/>
    <w:p w:rsidR="0009721D" w:rsidRDefault="0009721D" w:rsidP="0009721D"/>
    <w:p w:rsidR="0009721D" w:rsidRDefault="0009721D" w:rsidP="0009721D"/>
    <w:p w:rsidR="0009721D" w:rsidRDefault="0009721D" w:rsidP="0009721D"/>
    <w:p w:rsidR="0009721D" w:rsidRDefault="0009721D" w:rsidP="0009721D"/>
    <w:p w:rsidR="0009721D" w:rsidRDefault="0009721D" w:rsidP="0009721D"/>
    <w:p w:rsidR="0009721D" w:rsidRDefault="0009721D" w:rsidP="0009721D"/>
    <w:p w:rsidR="0009721D" w:rsidRDefault="0009721D" w:rsidP="0009721D">
      <w:r>
        <w:br w:type="page"/>
      </w:r>
      <w:r>
        <w:rPr>
          <w:noProof/>
          <w:lang w:eastAsia="de-CH"/>
        </w:rPr>
        <mc:AlternateContent>
          <mc:Choice Requires="wps">
            <w:drawing>
              <wp:anchor distT="0" distB="0" distL="114300" distR="114300" simplePos="0" relativeHeight="251726848" behindDoc="0" locked="0" layoutInCell="1" allowOverlap="1" wp14:anchorId="4A754419" wp14:editId="0FC25FF5">
                <wp:simplePos x="0" y="0"/>
                <wp:positionH relativeFrom="column">
                  <wp:posOffset>35560</wp:posOffset>
                </wp:positionH>
                <wp:positionV relativeFrom="paragraph">
                  <wp:posOffset>30480</wp:posOffset>
                </wp:positionV>
                <wp:extent cx="302260" cy="347980"/>
                <wp:effectExtent l="0" t="0" r="0" b="0"/>
                <wp:wrapNone/>
                <wp:docPr id="1025" name="Abgerundetes Rechteck 1025"/>
                <wp:cNvGraphicFramePr/>
                <a:graphic xmlns:a="http://schemas.openxmlformats.org/drawingml/2006/main">
                  <a:graphicData uri="http://schemas.microsoft.com/office/word/2010/wordprocessingShape">
                    <wps:wsp>
                      <wps:cNvSpPr/>
                      <wps:spPr>
                        <a:xfrm>
                          <a:off x="0" y="0"/>
                          <a:ext cx="302260" cy="347980"/>
                        </a:xfrm>
                        <a:prstGeom prst="round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8A9B2A" id="Abgerundetes Rechteck 1025" o:spid="_x0000_s1026" style="position:absolute;margin-left:2.8pt;margin-top:2.4pt;width:23.8pt;height:27.4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" strokecolor="black [3200]" strokeweight="1pt">
                <v:fill r:id="rId17" o:title="" recolor="t" rotate="t" type="frame"/>
                <v:stroke joinstyle="miter"/>
              </v:roundrect>
            </w:pict>
          </mc:Fallback>
        </mc:AlternateContent>
      </w:r>
      <w:r>
        <w:tab/>
        <w:t>Bild einfüge Button:</w:t>
      </w:r>
    </w:p>
    <w:p w:rsidR="0009721D" w:rsidRDefault="0009721D" w:rsidP="0009721D">
      <w:r>
        <w:tab/>
        <w:t>Öffnet Google um Bilder zu suchen oder geht auf die Bilderbibliothek auf dem Handy.</w:t>
      </w:r>
    </w:p>
    <w:p w:rsidR="0009721D" w:rsidRDefault="0009721D" w:rsidP="0009721D">
      <w:r>
        <w:rPr>
          <w:noProof/>
          <w:lang w:eastAsia="de-CH"/>
        </w:rPr>
        <mc:AlternateContent>
          <mc:Choice Requires="wps">
            <w:drawing>
              <wp:anchor distT="0" distB="0" distL="114300" distR="114300" simplePos="0" relativeHeight="251719680" behindDoc="0" locked="0" layoutInCell="1" allowOverlap="1" wp14:anchorId="170BFD8E" wp14:editId="420B0029">
                <wp:simplePos x="0" y="0"/>
                <wp:positionH relativeFrom="column">
                  <wp:posOffset>51435</wp:posOffset>
                </wp:positionH>
                <wp:positionV relativeFrom="paragraph">
                  <wp:posOffset>32385</wp:posOffset>
                </wp:positionV>
                <wp:extent cx="302260" cy="348343"/>
                <wp:effectExtent l="0" t="0" r="21590" b="13970"/>
                <wp:wrapNone/>
                <wp:docPr id="1027" name="Abgerundetes Rechteck 1027"/>
                <wp:cNvGraphicFramePr/>
                <a:graphic xmlns:a="http://schemas.openxmlformats.org/drawingml/2006/main">
                  <a:graphicData uri="http://schemas.microsoft.com/office/word/2010/wordprocessingShape">
                    <wps:wsp>
                      <wps:cNvSpPr/>
                      <wps:spPr>
                        <a:xfrm>
                          <a:off x="0" y="0"/>
                          <a:ext cx="302260" cy="348343"/>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b/>
                              </w:rPr>
                            </w:pPr>
                            <w:r>
                              <w:rPr>
                                <w:b/>
                                <w:sz w:val="28"/>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BFD8E" id="Abgerundetes Rechteck 1027" o:spid="_x0000_s1112" style="position:absolute;margin-left:4.05pt;margin-top:2.55pt;width:23.8pt;height:27.4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" fillcolor="white [3212]" strokecolor="black [3200]" strokeweight="1pt">
                <v:stroke joinstyle="miter"/>
                <v:textbox>
                  <w:txbxContent>
                    <w:p w:rsidR="0009721D" w:rsidRPr="00167C44" w:rsidRDefault="0009721D" w:rsidP="0009721D">
                      <w:pPr>
                        <w:rPr>
                          <w:b/>
                        </w:rPr>
                      </w:pPr>
                      <w:r>
                        <w:rPr>
                          <w:b/>
                          <w:sz w:val="28"/>
                        </w:rPr>
                        <w:t>F</w:t>
                      </w:r>
                    </w:p>
                  </w:txbxContent>
                </v:textbox>
              </v:roundrect>
            </w:pict>
          </mc:Fallback>
        </mc:AlternateContent>
      </w:r>
      <w:r>
        <w:tab/>
        <w:t xml:space="preserve">Macht das selektierte Wort </w:t>
      </w:r>
      <w:r w:rsidRPr="001249EE">
        <w:rPr>
          <w:b/>
        </w:rPr>
        <w:t>Fett</w:t>
      </w:r>
      <w:r w:rsidRPr="001249EE">
        <w:t>.</w:t>
      </w:r>
    </w:p>
    <w:p w:rsidR="0009721D" w:rsidRDefault="0009721D" w:rsidP="0009721D">
      <w:r>
        <w:tab/>
        <w:t>Etwa wie Word.</w:t>
      </w:r>
    </w:p>
    <w:p w:rsidR="0009721D" w:rsidRDefault="0009721D" w:rsidP="0009721D">
      <w:r>
        <w:rPr>
          <w:noProof/>
          <w:lang w:eastAsia="de-CH"/>
        </w:rPr>
        <mc:AlternateContent>
          <mc:Choice Requires="wps">
            <w:drawing>
              <wp:anchor distT="0" distB="0" distL="114300" distR="114300" simplePos="0" relativeHeight="251720704" behindDoc="0" locked="0" layoutInCell="1" allowOverlap="1" wp14:anchorId="3B11FAFD" wp14:editId="3BD68A70">
                <wp:simplePos x="0" y="0"/>
                <wp:positionH relativeFrom="column">
                  <wp:posOffset>34925</wp:posOffset>
                </wp:positionH>
                <wp:positionV relativeFrom="paragraph">
                  <wp:posOffset>49530</wp:posOffset>
                </wp:positionV>
                <wp:extent cx="302260" cy="347980"/>
                <wp:effectExtent l="0" t="0" r="21590" b="13970"/>
                <wp:wrapNone/>
                <wp:docPr id="1028" name="Abgerundetes Rechteck 1028"/>
                <wp:cNvGraphicFramePr/>
                <a:graphic xmlns:a="http://schemas.openxmlformats.org/drawingml/2006/main">
                  <a:graphicData uri="http://schemas.microsoft.com/office/word/2010/wordprocessingShape">
                    <wps:wsp>
                      <wps:cNvSpPr/>
                      <wps:spPr>
                        <a:xfrm>
                          <a:off x="0" y="0"/>
                          <a:ext cx="302260" cy="34798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i/>
                              </w:rPr>
                            </w:pPr>
                            <w:r w:rsidRPr="00167C44">
                              <w:rPr>
                                <w:i/>
                                <w:sz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11FAFD" id="Abgerundetes Rechteck 1028" o:spid="_x0000_s1113" style="position:absolute;margin-left:2.75pt;margin-top:3.9pt;width:23.8pt;height:27.4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" fillcolor="white [3212]" strokecolor="black [3200]" strokeweight="1pt">
                <v:stroke joinstyle="miter"/>
                <v:textbox>
                  <w:txbxContent>
                    <w:p w:rsidR="0009721D" w:rsidRPr="00167C44" w:rsidRDefault="0009721D" w:rsidP="0009721D">
                      <w:pPr>
                        <w:rPr>
                          <w:i/>
                        </w:rPr>
                      </w:pPr>
                      <w:r w:rsidRPr="00167C44">
                        <w:rPr>
                          <w:i/>
                          <w:sz w:val="28"/>
                        </w:rPr>
                        <w:t>T</w:t>
                      </w:r>
                    </w:p>
                  </w:txbxContent>
                </v:textbox>
              </v:roundrect>
            </w:pict>
          </mc:Fallback>
        </mc:AlternateContent>
      </w:r>
      <w:r>
        <w:tab/>
        <w:t xml:space="preserve">Macht das selektierte Wort </w:t>
      </w:r>
      <w:r w:rsidRPr="001249EE">
        <w:rPr>
          <w:i/>
        </w:rPr>
        <w:t>schräg</w:t>
      </w:r>
      <w:r>
        <w:t>.</w:t>
      </w:r>
    </w:p>
    <w:p w:rsidR="0009721D" w:rsidRDefault="0009721D" w:rsidP="0009721D">
      <w:r>
        <w:tab/>
        <w:t>Auch wie Word.</w:t>
      </w:r>
    </w:p>
    <w:p w:rsidR="0009721D" w:rsidRDefault="0009721D" w:rsidP="0009721D">
      <w:r>
        <w:rPr>
          <w:noProof/>
          <w:lang w:eastAsia="de-CH"/>
        </w:rPr>
        <mc:AlternateContent>
          <mc:Choice Requires="wps">
            <w:drawing>
              <wp:anchor distT="0" distB="0" distL="114300" distR="114300" simplePos="0" relativeHeight="251721728" behindDoc="0" locked="0" layoutInCell="1" allowOverlap="1" wp14:anchorId="3089ABF4" wp14:editId="2C966B23">
                <wp:simplePos x="0" y="0"/>
                <wp:positionH relativeFrom="column">
                  <wp:posOffset>29210</wp:posOffset>
                </wp:positionH>
                <wp:positionV relativeFrom="paragraph">
                  <wp:posOffset>34290</wp:posOffset>
                </wp:positionV>
                <wp:extent cx="302260" cy="347979"/>
                <wp:effectExtent l="0" t="0" r="21590" b="14605"/>
                <wp:wrapNone/>
                <wp:docPr id="1029" name="Abgerundetes Rechteck 1029"/>
                <wp:cNvGraphicFramePr/>
                <a:graphic xmlns:a="http://schemas.openxmlformats.org/drawingml/2006/main">
                  <a:graphicData uri="http://schemas.microsoft.com/office/word/2010/wordprocessingShape">
                    <wps:wsp>
                      <wps:cNvSpPr/>
                      <wps:spPr>
                        <a:xfrm>
                          <a:off x="0" y="0"/>
                          <a:ext cx="302260" cy="347979"/>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9721D" w:rsidRPr="00167C44" w:rsidRDefault="0009721D" w:rsidP="0009721D">
                            <w:pPr>
                              <w:rPr>
                                <w:u w:val="single"/>
                              </w:rPr>
                            </w:pPr>
                            <w:r w:rsidRPr="00167C44">
                              <w:rPr>
                                <w:sz w:val="28"/>
                                <w:u w:val="singl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9ABF4" id="Abgerundetes Rechteck 1029" o:spid="_x0000_s1114" style="position:absolute;margin-left:2.3pt;margin-top:2.7pt;width:23.8pt;height:27.4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" fillcolor="white [3212]" strokecolor="black [3200]" strokeweight="1pt">
                <v:stroke joinstyle="miter"/>
                <v:textbox>
                  <w:txbxContent>
                    <w:p w:rsidR="0009721D" w:rsidRPr="00167C44" w:rsidRDefault="0009721D" w:rsidP="0009721D">
                      <w:pPr>
                        <w:rPr>
                          <w:u w:val="single"/>
                        </w:rPr>
                      </w:pPr>
                      <w:r w:rsidRPr="00167C44">
                        <w:rPr>
                          <w:sz w:val="28"/>
                          <w:u w:val="single"/>
                        </w:rPr>
                        <w:t>T</w:t>
                      </w:r>
                    </w:p>
                  </w:txbxContent>
                </v:textbox>
              </v:roundrect>
            </w:pict>
          </mc:Fallback>
        </mc:AlternateContent>
      </w:r>
      <w:r>
        <w:tab/>
        <w:t xml:space="preserve">Macht das selektierte Wort </w:t>
      </w:r>
      <w:r w:rsidRPr="007A532C">
        <w:rPr>
          <w:u w:val="single"/>
        </w:rPr>
        <w:t>unterstrichen</w:t>
      </w:r>
      <w:r>
        <w:t>.</w:t>
      </w:r>
    </w:p>
    <w:p w:rsidR="0009721D" w:rsidRDefault="0009721D" w:rsidP="0009721D">
      <w:r>
        <w:rPr>
          <w:noProof/>
          <w:lang w:eastAsia="de-CH"/>
        </w:rPr>
        <mc:AlternateContent>
          <mc:Choice Requires="wps">
            <w:drawing>
              <wp:anchor distT="0" distB="0" distL="114300" distR="114300" simplePos="0" relativeHeight="251722752" behindDoc="0" locked="0" layoutInCell="1" allowOverlap="1" wp14:anchorId="2198D9BC" wp14:editId="7FE5C7BA">
                <wp:simplePos x="0" y="0"/>
                <wp:positionH relativeFrom="column">
                  <wp:posOffset>21590</wp:posOffset>
                </wp:positionH>
                <wp:positionV relativeFrom="paragraph">
                  <wp:posOffset>273685</wp:posOffset>
                </wp:positionV>
                <wp:extent cx="304165" cy="347980"/>
                <wp:effectExtent l="0" t="0" r="19685" b="13970"/>
                <wp:wrapNone/>
                <wp:docPr id="1032" name="Abgerundetes Rechteck 1032"/>
                <wp:cNvGraphicFramePr/>
                <a:graphic xmlns:a="http://schemas.openxmlformats.org/drawingml/2006/main">
                  <a:graphicData uri="http://schemas.microsoft.com/office/word/2010/wordprocessingShape">
                    <wps:wsp>
                      <wps:cNvSpPr/>
                      <wps:spPr>
                        <a:xfrm>
                          <a:off x="0" y="0"/>
                          <a:ext cx="304165" cy="347980"/>
                        </a:xfrm>
                        <a:prstGeom prst="roundRect">
                          <a:avLst/>
                        </a:prstGeom>
                      </wps:spPr>
                      <wps:style>
                        <a:lnRef idx="2">
                          <a:schemeClr val="dk1"/>
                        </a:lnRef>
                        <a:fillRef idx="1">
                          <a:schemeClr val="lt1"/>
                        </a:fillRef>
                        <a:effectRef idx="0">
                          <a:schemeClr val="dk1"/>
                        </a:effectRef>
                        <a:fontRef idx="minor">
                          <a:schemeClr val="dk1"/>
                        </a:fontRef>
                      </wps:style>
                      <wps:txbx>
                        <w:txbxContent>
                          <w:p w:rsidR="0009721D" w:rsidRPr="0085565A" w:rsidRDefault="0009721D" w:rsidP="0009721D">
                            <w:pPr>
                              <w:rPr>
                                <w:color w:val="FF0000"/>
                                <w:sz w:val="28"/>
                              </w:rPr>
                            </w:pPr>
                            <w:r w:rsidRPr="0085565A">
                              <w:rPr>
                                <w:rFonts w:ascii="Segoe UI Symbol" w:hAnsi="Segoe UI Symbol"/>
                                <w:color w:val="FF0000"/>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98D9BC" id="Abgerundetes Rechteck 1032" o:spid="_x0000_s1115" style="position:absolute;margin-left:1.7pt;margin-top:21.55pt;width:23.95pt;height:27.4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" fillcolor="white [3201]" strokecolor="black [3200]" strokeweight="1pt">
                <v:stroke joinstyle="miter"/>
                <v:textbox>
                  <w:txbxContent>
                    <w:p w:rsidR="0009721D" w:rsidRPr="0085565A" w:rsidRDefault="0009721D" w:rsidP="0009721D">
                      <w:pPr>
                        <w:rPr>
                          <w:color w:val="FF0000"/>
                          <w:sz w:val="28"/>
                        </w:rPr>
                      </w:pPr>
                      <w:r w:rsidRPr="0085565A">
                        <w:rPr>
                          <w:rFonts w:ascii="Segoe UI Symbol" w:hAnsi="Segoe UI Symbol"/>
                          <w:color w:val="FF0000"/>
                          <w:sz w:val="28"/>
                        </w:rPr>
                        <w:t></w:t>
                      </w:r>
                    </w:p>
                  </w:txbxContent>
                </v:textbox>
              </v:roundrect>
            </w:pict>
          </mc:Fallback>
        </mc:AlternateContent>
      </w:r>
      <w:r>
        <w:tab/>
        <w:t>Auch wie Word.</w:t>
      </w:r>
    </w:p>
    <w:p w:rsidR="0009721D" w:rsidRDefault="0009721D" w:rsidP="0009721D">
      <w:r>
        <w:tab/>
        <w:t xml:space="preserve">Hiermit kommt man zurück zum </w:t>
      </w:r>
      <w:r w:rsidR="003D4E05">
        <w:t>Hauptm</w:t>
      </w:r>
      <w:r>
        <w:t>enü.</w:t>
      </w:r>
    </w:p>
    <w:p w:rsidR="0009721D" w:rsidRDefault="0009721D" w:rsidP="0009721D">
      <w:r>
        <w:tab/>
      </w:r>
    </w:p>
    <w:p w:rsidR="0009721D" w:rsidRDefault="0009721D" w:rsidP="0009721D">
      <w:r>
        <w:t>Hat man den Text von der vorderen Seite eingegeben</w:t>
      </w:r>
      <w:ins w:id="57" w:author="WISS" w:date="2016-03-31T10:10:00Z">
        <w:r w:rsidR="00DA7245">
          <w:t>,</w:t>
        </w:r>
      </w:ins>
      <w:r>
        <w:t xml:space="preserve"> k</w:t>
      </w:r>
      <w:ins w:id="58" w:author="WISS" w:date="2016-03-31T10:10:00Z">
        <w:r w:rsidR="00DA7245">
          <w:t xml:space="preserve">ommt man </w:t>
        </w:r>
      </w:ins>
      <w:del w:id="59" w:author="WISS" w:date="2016-03-31T10:10:00Z">
        <w:r w:rsidDel="00DA7245">
          <w:delText xml:space="preserve">ann man </w:delText>
        </w:r>
      </w:del>
      <w:ins w:id="60" w:author="WISS" w:date="2016-03-31T10:10:00Z">
        <w:r w:rsidR="00DA7245">
          <w:t xml:space="preserve">mit einem </w:t>
        </w:r>
      </w:ins>
      <w:r>
        <w:t xml:space="preserve">Doppelklick </w:t>
      </w:r>
      <w:del w:id="61" w:author="WISS" w:date="2016-03-31T10:11:00Z">
        <w:r w:rsidDel="00DA7245">
          <w:delText xml:space="preserve">machen und dann kommt </w:delText>
        </w:r>
      </w:del>
      <w:r>
        <w:t xml:space="preserve">auf die </w:t>
      </w:r>
      <w:del w:id="62" w:author="WISS" w:date="2016-03-31T10:12:00Z">
        <w:r w:rsidDel="00DA7245">
          <w:delText>2.</w:delText>
        </w:r>
      </w:del>
      <w:ins w:id="63" w:author="WISS" w:date="2016-03-31T10:12:00Z">
        <w:r w:rsidR="00DA7245">
          <w:t>zweite</w:t>
        </w:r>
      </w:ins>
      <w:r>
        <w:t xml:space="preserve"> Seite und man kann die Lösung eingeben</w:t>
      </w:r>
      <w:ins w:id="64" w:author="WISS" w:date="2016-03-31T10:11:00Z">
        <w:r w:rsidR="00DA7245">
          <w:t xml:space="preserve"> und mit Doppelklick wieder zurück</w:t>
        </w:r>
      </w:ins>
      <w:ins w:id="65" w:author="WISS" w:date="2016-03-31T10:12:00Z">
        <w:r w:rsidR="00DA7245">
          <w:t xml:space="preserve"> auf die erste Seite</w:t>
        </w:r>
      </w:ins>
      <w:r>
        <w:t>.  Wenn man fertig ist kann man auf einen Bestätigungsbutton Button klicken den ich jetzt noch nicht hinzugefügt hab. Das Programm aber prüft zuerst noch ob eines der Felder leer ist und dann wenn alles ok ist</w:t>
      </w:r>
      <w:ins w:id="66" w:author="WISS" w:date="2016-03-31T10:11:00Z">
        <w:r w:rsidR="00DA7245">
          <w:t>,</w:t>
        </w:r>
      </w:ins>
      <w:r>
        <w:t xml:space="preserve"> kommt eine kleine Meldung</w:t>
      </w:r>
      <w:ins w:id="67" w:author="WISS" w:date="2016-03-31T10:11:00Z">
        <w:r w:rsidR="00DA7245">
          <w:t>,</w:t>
        </w:r>
      </w:ins>
      <w:r>
        <w:t xml:space="preserve"> etwa wie: „Die Karteikarte wurde erfolgreich hinzugefügt“.</w:t>
      </w:r>
    </w:p>
    <w:p w:rsidR="0009721D" w:rsidRDefault="0009721D" w:rsidP="0009721D"/>
    <w:p w:rsidR="0009721D" w:rsidRDefault="0009721D" w:rsidP="0009721D"/>
    <w:p w:rsidR="0009721D" w:rsidRDefault="000D6C72" w:rsidP="0009721D">
      <w:r>
        <w:rPr>
          <w:noProof/>
          <w:lang w:eastAsia="de-CH"/>
        </w:rPr>
        <mc:AlternateContent>
          <mc:Choice Requires="wps">
            <w:drawing>
              <wp:anchor distT="0" distB="0" distL="114300" distR="114300" simplePos="0" relativeHeight="251723776" behindDoc="0" locked="0" layoutInCell="1" allowOverlap="1" wp14:anchorId="34F1E518" wp14:editId="3EEE9FE3">
                <wp:simplePos x="0" y="0"/>
                <wp:positionH relativeFrom="column">
                  <wp:posOffset>24130</wp:posOffset>
                </wp:positionH>
                <wp:positionV relativeFrom="paragraph">
                  <wp:posOffset>289560</wp:posOffset>
                </wp:positionV>
                <wp:extent cx="311785" cy="290830"/>
                <wp:effectExtent l="0" t="0" r="12065" b="13970"/>
                <wp:wrapNone/>
                <wp:docPr id="1033" name="Abgerundetes Rechteck 1033"/>
                <wp:cNvGraphicFramePr/>
                <a:graphic xmlns:a="http://schemas.openxmlformats.org/drawingml/2006/main">
                  <a:graphicData uri="http://schemas.microsoft.com/office/word/2010/wordprocessingShape">
                    <wps:wsp>
                      <wps:cNvSpPr/>
                      <wps:spPr>
                        <a:xfrm>
                          <a:off x="0" y="0"/>
                          <a:ext cx="311785" cy="290830"/>
                        </a:xfrm>
                        <a:prstGeom prst="round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txbx>
                        <w:txbxContent>
                          <w:p w:rsidR="0009721D" w:rsidRPr="0085565A" w:rsidRDefault="0009721D" w:rsidP="0009721D">
                            <w:pPr>
                              <w:rPr>
                                <w:color w:val="FF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1E518" id="Abgerundetes Rechteck 1033" o:spid="_x0000_s1116" style="position:absolute;margin-left:1.9pt;margin-top:22.8pt;width:24.55pt;height:22.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" strokecolor="black [3200]" strokeweight="1pt">
                <v:fill r:id="rId19" o:title="" recolor="t" rotate="t" type="frame"/>
                <v:stroke joinstyle="miter"/>
                <v:textbox>
                  <w:txbxContent>
                    <w:p w:rsidR="0009721D" w:rsidRPr="0085565A" w:rsidRDefault="0009721D" w:rsidP="0009721D">
                      <w:pPr>
                        <w:rPr>
                          <w:color w:val="FF0000"/>
                          <w:sz w:val="28"/>
                        </w:rPr>
                      </w:pPr>
                    </w:p>
                  </w:txbxContent>
                </v:textbox>
              </v:roundrect>
            </w:pict>
          </mc:Fallback>
        </mc:AlternateContent>
      </w:r>
      <w:r w:rsidR="0009721D">
        <w:t>Andere Ideen</w:t>
      </w:r>
      <w:ins w:id="68" w:author="WISS" w:date="2016-03-31T10:12:00Z">
        <w:r w:rsidR="00DA7245">
          <w:t>:</w:t>
        </w:r>
      </w:ins>
      <w:r w:rsidR="0009721D">
        <w:tab/>
      </w:r>
    </w:p>
    <w:p w:rsidR="0009721D" w:rsidRDefault="0009721D" w:rsidP="0009721D">
      <w:r>
        <w:tab/>
        <w:t xml:space="preserve">Anklicken um selber etwas hinein zu zeichnen.  </w:t>
      </w:r>
    </w:p>
    <w:p w:rsidR="0009721D" w:rsidRDefault="0009721D" w:rsidP="0009721D">
      <w:pPr>
        <w:ind w:left="708"/>
      </w:pPr>
      <w:r>
        <w:rPr>
          <w:noProof/>
          <w:lang w:eastAsia="de-CH"/>
        </w:rPr>
        <mc:AlternateContent>
          <mc:Choice Requires="wps">
            <w:drawing>
              <wp:anchor distT="0" distB="0" distL="114300" distR="114300" simplePos="0" relativeHeight="251724800" behindDoc="0" locked="0" layoutInCell="1" allowOverlap="1" wp14:anchorId="39CEA301" wp14:editId="47503F38">
                <wp:simplePos x="0" y="0"/>
                <wp:positionH relativeFrom="column">
                  <wp:posOffset>24130</wp:posOffset>
                </wp:positionH>
                <wp:positionV relativeFrom="paragraph">
                  <wp:posOffset>80645</wp:posOffset>
                </wp:positionV>
                <wp:extent cx="304165" cy="309880"/>
                <wp:effectExtent l="0" t="0" r="19685" b="13970"/>
                <wp:wrapNone/>
                <wp:docPr id="1034" name="Abgerundetes Rechteck 1034"/>
                <wp:cNvGraphicFramePr/>
                <a:graphic xmlns:a="http://schemas.openxmlformats.org/drawingml/2006/main">
                  <a:graphicData uri="http://schemas.microsoft.com/office/word/2010/wordprocessingShape">
                    <wps:wsp>
                      <wps:cNvSpPr/>
                      <wps:spPr>
                        <a:xfrm>
                          <a:off x="0" y="0"/>
                          <a:ext cx="304165" cy="309880"/>
                        </a:xfrm>
                        <a:prstGeom prst="round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txbx>
                        <w:txbxContent>
                          <w:p w:rsidR="0009721D" w:rsidRPr="0085565A" w:rsidRDefault="0009721D" w:rsidP="0009721D">
                            <w:pPr>
                              <w:rPr>
                                <w:color w:val="FF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EA301" id="Abgerundetes Rechteck 1034" o:spid="_x0000_s1117" style="position:absolute;left:0;text-align:left;margin-left:1.9pt;margin-top:6.35pt;width:23.95pt;height:2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" strokecolor="black [3200]" strokeweight="1pt">
                <v:fill r:id="rId21" o:title="" recolor="t" rotate="t" type="frame"/>
                <v:stroke joinstyle="miter"/>
                <v:textbox>
                  <w:txbxContent>
                    <w:p w:rsidR="0009721D" w:rsidRPr="0085565A" w:rsidRDefault="0009721D" w:rsidP="0009721D">
                      <w:pPr>
                        <w:rPr>
                          <w:color w:val="FF0000"/>
                          <w:sz w:val="28"/>
                        </w:rPr>
                      </w:pPr>
                    </w:p>
                  </w:txbxContent>
                </v:textbox>
              </v:roundrect>
            </w:pict>
          </mc:Fallback>
        </mc:AlternateContent>
      </w:r>
      <w:r>
        <w:t>Wenn man hier drückt wird die Handy Kamera aktiviert  und man kann etwas fotografieren und gleich einfügen.</w:t>
      </w:r>
      <w:ins w:id="69" w:author="WISS" w:date="2016-03-31T10:12:00Z">
        <w:r w:rsidR="00DA7245">
          <w:t xml:space="preserve"> Oder einen Screenshot erzeugen und bearbeiten.</w:t>
        </w:r>
      </w:ins>
      <w:ins w:id="70" w:author="WISS" w:date="2016-03-31T10:13:00Z">
        <w:r w:rsidR="00DA7245">
          <w:t xml:space="preserve"> Oder Bilder einfügen und platzieren.</w:t>
        </w:r>
      </w:ins>
    </w:p>
    <w:p w:rsidR="0009721D" w:rsidRDefault="000D6C72" w:rsidP="0047145B">
      <w:pPr>
        <w:ind w:left="708"/>
      </w:pPr>
      <w:r>
        <w:rPr>
          <w:noProof/>
          <w:lang w:eastAsia="de-CH"/>
        </w:rPr>
        <mc:AlternateContent>
          <mc:Choice Requires="wps">
            <w:drawing>
              <wp:anchor distT="0" distB="0" distL="114300" distR="114300" simplePos="0" relativeHeight="251748352" behindDoc="0" locked="0" layoutInCell="1" allowOverlap="1" wp14:anchorId="473F3722" wp14:editId="5F32FCD9">
                <wp:simplePos x="0" y="0"/>
                <wp:positionH relativeFrom="column">
                  <wp:posOffset>20320</wp:posOffset>
                </wp:positionH>
                <wp:positionV relativeFrom="paragraph">
                  <wp:posOffset>27940</wp:posOffset>
                </wp:positionV>
                <wp:extent cx="299085" cy="347980"/>
                <wp:effectExtent l="0" t="0" r="24765" b="13970"/>
                <wp:wrapNone/>
                <wp:docPr id="1163" name="Abgerundetes Rechteck 1163"/>
                <wp:cNvGraphicFramePr/>
                <a:graphic xmlns:a="http://schemas.openxmlformats.org/drawingml/2006/main">
                  <a:graphicData uri="http://schemas.microsoft.com/office/word/2010/wordprocessingShape">
                    <wps:wsp>
                      <wps:cNvSpPr/>
                      <wps:spPr>
                        <a:xfrm>
                          <a:off x="0" y="0"/>
                          <a:ext cx="299085" cy="347980"/>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47145B" w:rsidRPr="0047145B" w:rsidRDefault="0047145B" w:rsidP="0047145B">
                            <w:pPr>
                              <w:rPr>
                                <w:b/>
                                <w:sz w:val="52"/>
                              </w:rPr>
                            </w:pPr>
                            <w:r w:rsidRPr="0047145B">
                              <w:rPr>
                                <w:b/>
                                <w:sz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3F3722" id="Abgerundetes Rechteck 1163" o:spid="_x0000_s1118" style="position:absolute;left:0;text-align:left;margin-left:1.6pt;margin-top:2.2pt;width:23.55pt;height:27.4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" fillcolor="white [3212]" strokecolor="black [3200]" strokeweight="1pt">
                <v:stroke joinstyle="miter"/>
                <v:textbox>
                  <w:txbxContent>
                    <w:p w:rsidR="0047145B" w:rsidRPr="0047145B" w:rsidRDefault="0047145B" w:rsidP="0047145B">
                      <w:pPr>
                        <w:rPr>
                          <w:b/>
                          <w:sz w:val="52"/>
                        </w:rPr>
                      </w:pPr>
                      <w:r w:rsidRPr="0047145B">
                        <w:rPr>
                          <w:b/>
                          <w:sz w:val="36"/>
                        </w:rPr>
                        <w:t>+</w:t>
                      </w:r>
                    </w:p>
                  </w:txbxContent>
                </v:textbox>
              </v:roundrect>
            </w:pict>
          </mc:Fallback>
        </mc:AlternateContent>
      </w:r>
      <w:r w:rsidR="0047145B">
        <w:t>Es bräuchte vielleicht auch noch einen Add Button um eine erstellte Karteikarte einem sogenannten Thema zuzuordnen.</w:t>
      </w:r>
    </w:p>
    <w:p w:rsidR="0009721D" w:rsidRDefault="0009721D" w:rsidP="0009721D"/>
    <w:p w:rsidR="000B2EA2" w:rsidRPr="0009721D" w:rsidRDefault="00DA7245" w:rsidP="0009721D">
      <w:pPr>
        <w:tabs>
          <w:tab w:val="left" w:pos="2340"/>
        </w:tabs>
      </w:pPr>
      <w:ins w:id="71" w:author="WISS" w:date="2016-03-31T10:14:00Z">
        <w:r>
          <w:t>Übrige Menüs…</w:t>
        </w:r>
      </w:ins>
      <w:bookmarkStart w:id="72" w:name="_GoBack"/>
      <w:bookmarkEnd w:id="72"/>
    </w:p>
    <w:sectPr w:rsidR="000B2EA2" w:rsidRPr="0009721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514E0"/>
    <w:multiLevelType w:val="hybridMultilevel"/>
    <w:tmpl w:val="1CF40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D8627A2"/>
    <w:multiLevelType w:val="hybridMultilevel"/>
    <w:tmpl w:val="6428E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SS">
    <w15:presenceInfo w15:providerId="None" w15:userId="WI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4F9"/>
    <w:rsid w:val="00022F59"/>
    <w:rsid w:val="0003591B"/>
    <w:rsid w:val="00054638"/>
    <w:rsid w:val="0009721D"/>
    <w:rsid w:val="000B2EA2"/>
    <w:rsid w:val="000B4B3D"/>
    <w:rsid w:val="000C402C"/>
    <w:rsid w:val="000D5700"/>
    <w:rsid w:val="000D6A64"/>
    <w:rsid w:val="000D6C72"/>
    <w:rsid w:val="00103A71"/>
    <w:rsid w:val="001141D4"/>
    <w:rsid w:val="001249EE"/>
    <w:rsid w:val="00126E31"/>
    <w:rsid w:val="00167C44"/>
    <w:rsid w:val="002A6C81"/>
    <w:rsid w:val="003601D3"/>
    <w:rsid w:val="00370E4F"/>
    <w:rsid w:val="00391357"/>
    <w:rsid w:val="003D4E05"/>
    <w:rsid w:val="003D6A0A"/>
    <w:rsid w:val="00406EA4"/>
    <w:rsid w:val="0046216B"/>
    <w:rsid w:val="00463240"/>
    <w:rsid w:val="0047145B"/>
    <w:rsid w:val="00472578"/>
    <w:rsid w:val="00487A72"/>
    <w:rsid w:val="004944D4"/>
    <w:rsid w:val="00495C93"/>
    <w:rsid w:val="004B554C"/>
    <w:rsid w:val="004C71FC"/>
    <w:rsid w:val="004D0435"/>
    <w:rsid w:val="005008A3"/>
    <w:rsid w:val="005200D9"/>
    <w:rsid w:val="00520940"/>
    <w:rsid w:val="00525D63"/>
    <w:rsid w:val="005532C5"/>
    <w:rsid w:val="00594FD7"/>
    <w:rsid w:val="006473FD"/>
    <w:rsid w:val="00667243"/>
    <w:rsid w:val="00685B67"/>
    <w:rsid w:val="006D6FA2"/>
    <w:rsid w:val="00711CDA"/>
    <w:rsid w:val="00735E41"/>
    <w:rsid w:val="00745C14"/>
    <w:rsid w:val="00755242"/>
    <w:rsid w:val="00797453"/>
    <w:rsid w:val="007A532C"/>
    <w:rsid w:val="00826582"/>
    <w:rsid w:val="0085565A"/>
    <w:rsid w:val="008E725E"/>
    <w:rsid w:val="00905413"/>
    <w:rsid w:val="00935ACE"/>
    <w:rsid w:val="009624F9"/>
    <w:rsid w:val="009737E7"/>
    <w:rsid w:val="009844BB"/>
    <w:rsid w:val="00987D9C"/>
    <w:rsid w:val="009B0BB6"/>
    <w:rsid w:val="009F2BFA"/>
    <w:rsid w:val="00A17339"/>
    <w:rsid w:val="00A6594F"/>
    <w:rsid w:val="00AA2395"/>
    <w:rsid w:val="00AA5E2B"/>
    <w:rsid w:val="00AC50EC"/>
    <w:rsid w:val="00AE6353"/>
    <w:rsid w:val="00AE7208"/>
    <w:rsid w:val="00B006E1"/>
    <w:rsid w:val="00B23A72"/>
    <w:rsid w:val="00B506E7"/>
    <w:rsid w:val="00B51E5E"/>
    <w:rsid w:val="00B705D4"/>
    <w:rsid w:val="00B73D23"/>
    <w:rsid w:val="00BA5C80"/>
    <w:rsid w:val="00BD2544"/>
    <w:rsid w:val="00BD6D26"/>
    <w:rsid w:val="00C00BDC"/>
    <w:rsid w:val="00C43CD0"/>
    <w:rsid w:val="00C57BC4"/>
    <w:rsid w:val="00CB17AD"/>
    <w:rsid w:val="00CB7ACE"/>
    <w:rsid w:val="00D01CC0"/>
    <w:rsid w:val="00D02C40"/>
    <w:rsid w:val="00D03E13"/>
    <w:rsid w:val="00D16760"/>
    <w:rsid w:val="00D2708A"/>
    <w:rsid w:val="00DA7245"/>
    <w:rsid w:val="00DB2EC2"/>
    <w:rsid w:val="00E53560"/>
    <w:rsid w:val="00E54881"/>
    <w:rsid w:val="00E7121E"/>
    <w:rsid w:val="00E85B4C"/>
    <w:rsid w:val="00E95C65"/>
    <w:rsid w:val="00EA1978"/>
    <w:rsid w:val="00F0749D"/>
    <w:rsid w:val="00F4404E"/>
    <w:rsid w:val="00F456C7"/>
    <w:rsid w:val="00FB7247"/>
    <w:rsid w:val="00FC1E1D"/>
    <w:rsid w:val="00FC519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70743B-5BB5-4B34-BC8F-2A27AC56B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24F9"/>
    <w:pPr>
      <w:ind w:left="720"/>
      <w:contextualSpacing/>
    </w:pPr>
  </w:style>
  <w:style w:type="paragraph" w:styleId="StandardWeb">
    <w:name w:val="Normal (Web)"/>
    <w:basedOn w:val="Standard"/>
    <w:uiPriority w:val="99"/>
    <w:semiHidden/>
    <w:unhideWhenUsed/>
    <w:rsid w:val="000B2EA2"/>
    <w:pPr>
      <w:spacing w:before="100" w:beforeAutospacing="1" w:after="100" w:afterAutospacing="1" w:line="240" w:lineRule="auto"/>
    </w:pPr>
    <w:rPr>
      <w:rFonts w:ascii="Times New Roman" w:eastAsiaTheme="minorEastAsia"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DA724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72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11/relationships/people" Target="people.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04716-B94B-472C-95B8-92805E169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315</Words>
  <Characters>1990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Egger Nina Alexandra</dc:creator>
  <cp:keywords/>
  <dc:description/>
  <cp:lastModifiedBy>WISS</cp:lastModifiedBy>
  <cp:revision>93</cp:revision>
  <dcterms:created xsi:type="dcterms:W3CDTF">2016-03-30T06:33:00Z</dcterms:created>
  <dcterms:modified xsi:type="dcterms:W3CDTF">2016-03-31T08:14:00Z</dcterms:modified>
</cp:coreProperties>
</file>